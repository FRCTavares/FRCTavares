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3826F" w14:textId="0FECBF2E" w:rsidR="00850C0F" w:rsidRPr="001B2D80" w:rsidRDefault="000025FA">
      <w:pPr>
        <w:pStyle w:val="Ttulo"/>
        <w:rPr>
          <w:sz w:val="28"/>
          <w:lang w:val="pt-PT"/>
        </w:rPr>
      </w:pPr>
      <w:r w:rsidRPr="000025FA">
        <w:rPr>
          <w:sz w:val="28"/>
          <w:lang w:val="pt-PT"/>
        </w:rPr>
        <w:t xml:space="preserve">Física 1 com Laboratório - 2º Semestre 2021/2022 ( LEEC21 ) </w:t>
      </w:r>
    </w:p>
    <w:p w14:paraId="49BFAA2D" w14:textId="77777777" w:rsidR="00850C0F" w:rsidRPr="001B2D80" w:rsidRDefault="00850C0F">
      <w:pPr>
        <w:jc w:val="center"/>
        <w:rPr>
          <w:b/>
          <w:sz w:val="28"/>
          <w:lang w:val="pt-PT"/>
        </w:rPr>
      </w:pPr>
    </w:p>
    <w:p w14:paraId="58F04F9F" w14:textId="77777777" w:rsidR="00850C0F" w:rsidRPr="001B2D80" w:rsidRDefault="00850C0F">
      <w:pPr>
        <w:jc w:val="center"/>
        <w:rPr>
          <w:b/>
          <w:sz w:val="28"/>
          <w:lang w:val="pt-PT"/>
        </w:rPr>
      </w:pPr>
      <w:r w:rsidRPr="001B2D80">
        <w:rPr>
          <w:b/>
          <w:sz w:val="28"/>
          <w:lang w:val="pt-PT"/>
        </w:rPr>
        <w:t>Trabalho de Laboratório</w:t>
      </w:r>
    </w:p>
    <w:p w14:paraId="162B6759" w14:textId="77777777" w:rsidR="00850C0F" w:rsidRPr="001B2D80" w:rsidRDefault="00850C0F">
      <w:pPr>
        <w:jc w:val="center"/>
        <w:rPr>
          <w:b/>
          <w:sz w:val="28"/>
          <w:lang w:val="pt-PT"/>
        </w:rPr>
      </w:pPr>
    </w:p>
    <w:p w14:paraId="1A2879FB" w14:textId="77777777" w:rsidR="00850C0F" w:rsidRPr="001B2D80" w:rsidRDefault="00850C0F">
      <w:pPr>
        <w:jc w:val="center"/>
        <w:rPr>
          <w:b/>
          <w:sz w:val="28"/>
          <w:lang w:val="pt-PT"/>
        </w:rPr>
      </w:pPr>
      <w:r w:rsidRPr="001B2D80">
        <w:rPr>
          <w:b/>
          <w:sz w:val="28"/>
          <w:lang w:val="pt-PT"/>
        </w:rPr>
        <w:t>Conservação da Energia Mecânica da Roda de Maxwell</w:t>
      </w:r>
    </w:p>
    <w:p w14:paraId="1DDC51F3" w14:textId="77777777" w:rsidR="00850C0F" w:rsidRPr="001B2D80" w:rsidRDefault="00850C0F">
      <w:pPr>
        <w:rPr>
          <w:lang w:val="pt-PT"/>
        </w:rPr>
      </w:pPr>
    </w:p>
    <w:p w14:paraId="2840A0DC" w14:textId="77777777" w:rsidR="00850C0F" w:rsidRPr="001B2D80" w:rsidRDefault="00850C0F">
      <w:pPr>
        <w:rPr>
          <w:lang w:val="pt-PT"/>
        </w:rPr>
      </w:pPr>
    </w:p>
    <w:p w14:paraId="5267D9A2" w14:textId="77777777" w:rsidR="00850C0F" w:rsidRPr="001B2D80" w:rsidRDefault="00850C0F">
      <w:pPr>
        <w:pStyle w:val="Ttulo1"/>
        <w:rPr>
          <w:lang w:val="pt-PT"/>
        </w:rPr>
      </w:pPr>
      <w:proofErr w:type="spellStart"/>
      <w:r w:rsidRPr="001B2D80">
        <w:rPr>
          <w:lang w:val="pt-PT"/>
        </w:rPr>
        <w:t>Objectivo</w:t>
      </w:r>
      <w:proofErr w:type="spellEnd"/>
    </w:p>
    <w:p w14:paraId="75150127" w14:textId="77777777" w:rsidR="00850C0F" w:rsidRPr="001B2D80" w:rsidRDefault="00850C0F">
      <w:pPr>
        <w:rPr>
          <w:lang w:val="pt-PT"/>
        </w:rPr>
      </w:pPr>
    </w:p>
    <w:p w14:paraId="41DA2530" w14:textId="77777777" w:rsidR="00D15836" w:rsidRPr="001B2D80" w:rsidRDefault="00850C0F" w:rsidP="008362E6">
      <w:pPr>
        <w:jc w:val="both"/>
        <w:rPr>
          <w:lang w:val="pt-PT"/>
        </w:rPr>
      </w:pPr>
      <w:r w:rsidRPr="001B2D80">
        <w:rPr>
          <w:lang w:val="pt-PT"/>
        </w:rPr>
        <w:t xml:space="preserve">Determinação do momento de inércia da roda de Maxwell. </w:t>
      </w:r>
    </w:p>
    <w:p w14:paraId="68D16B31" w14:textId="77777777" w:rsidR="00850C0F" w:rsidRPr="001B2D80" w:rsidRDefault="00850C0F" w:rsidP="008362E6">
      <w:pPr>
        <w:jc w:val="both"/>
        <w:rPr>
          <w:lang w:val="pt-PT"/>
        </w:rPr>
      </w:pPr>
      <w:r w:rsidRPr="001B2D80">
        <w:rPr>
          <w:lang w:val="pt-PT"/>
        </w:rPr>
        <w:t xml:space="preserve">Estudo da transferência de energia potencial </w:t>
      </w:r>
      <w:r w:rsidR="008362E6" w:rsidRPr="001B2D80">
        <w:rPr>
          <w:lang w:val="pt-PT"/>
        </w:rPr>
        <w:t xml:space="preserve">gravítica </w:t>
      </w:r>
      <w:r w:rsidRPr="001B2D80">
        <w:rPr>
          <w:lang w:val="pt-PT"/>
        </w:rPr>
        <w:t>em energia</w:t>
      </w:r>
      <w:r w:rsidR="006934EE" w:rsidRPr="001B2D80">
        <w:rPr>
          <w:lang w:val="pt-PT"/>
        </w:rPr>
        <w:t>s</w:t>
      </w:r>
      <w:r w:rsidRPr="001B2D80">
        <w:rPr>
          <w:lang w:val="pt-PT"/>
        </w:rPr>
        <w:t xml:space="preserve"> </w:t>
      </w:r>
      <w:r w:rsidR="008362E6" w:rsidRPr="001B2D80">
        <w:rPr>
          <w:lang w:val="pt-PT"/>
        </w:rPr>
        <w:t>cinética</w:t>
      </w:r>
      <w:r w:rsidR="006934EE" w:rsidRPr="001B2D80">
        <w:rPr>
          <w:lang w:val="pt-PT"/>
        </w:rPr>
        <w:t>s</w:t>
      </w:r>
      <w:r w:rsidR="008362E6" w:rsidRPr="001B2D80">
        <w:rPr>
          <w:lang w:val="pt-PT"/>
        </w:rPr>
        <w:t xml:space="preserve"> </w:t>
      </w:r>
      <w:r w:rsidRPr="001B2D80">
        <w:rPr>
          <w:lang w:val="pt-PT"/>
        </w:rPr>
        <w:t xml:space="preserve">de translação e de rotação. </w:t>
      </w:r>
    </w:p>
    <w:p w14:paraId="450A1EF3" w14:textId="77777777" w:rsidR="00850C0F" w:rsidRPr="001B2D80" w:rsidRDefault="00850C0F">
      <w:pPr>
        <w:rPr>
          <w:lang w:val="pt-PT"/>
        </w:rPr>
      </w:pPr>
    </w:p>
    <w:p w14:paraId="30523C8D" w14:textId="77777777" w:rsidR="00850C0F" w:rsidRPr="001B2D80" w:rsidRDefault="00850C0F">
      <w:pPr>
        <w:rPr>
          <w:lang w:val="pt-PT"/>
        </w:rPr>
      </w:pPr>
    </w:p>
    <w:p w14:paraId="5DE9B2C1" w14:textId="77777777" w:rsidR="00850C0F" w:rsidRPr="001B2D80" w:rsidRDefault="00850C0F">
      <w:pPr>
        <w:rPr>
          <w:b/>
          <w:lang w:val="pt-PT"/>
        </w:rPr>
      </w:pPr>
      <w:r w:rsidRPr="001B2D80">
        <w:rPr>
          <w:b/>
          <w:lang w:val="pt-PT"/>
        </w:rPr>
        <w:t>1. Introdução</w:t>
      </w:r>
    </w:p>
    <w:p w14:paraId="697B8588" w14:textId="77777777" w:rsidR="00850C0F" w:rsidRPr="001B2D80" w:rsidRDefault="00850C0F">
      <w:pPr>
        <w:rPr>
          <w:lang w:val="pt-PT"/>
        </w:rPr>
      </w:pPr>
    </w:p>
    <w:p w14:paraId="42BE9011" w14:textId="77777777" w:rsidR="00850C0F" w:rsidRPr="001B2D80" w:rsidRDefault="00850C0F">
      <w:pPr>
        <w:pStyle w:val="Corpodetexto"/>
      </w:pPr>
      <w:r w:rsidRPr="001B2D80">
        <w:t xml:space="preserve">O sistema a estudar está ilustrado </w:t>
      </w:r>
      <w:r w:rsidR="00D15836" w:rsidRPr="001B2D80">
        <w:t>na f</w:t>
      </w:r>
      <w:r w:rsidRPr="001B2D80">
        <w:t>igura 1</w:t>
      </w:r>
      <w:r w:rsidR="00D15836" w:rsidRPr="001B2D80">
        <w:t>.</w:t>
      </w:r>
    </w:p>
    <w:p w14:paraId="23A9B7F7" w14:textId="77777777" w:rsidR="00850C0F" w:rsidRPr="001B2D80" w:rsidRDefault="00850C0F" w:rsidP="00850C0F">
      <w:pPr>
        <w:pStyle w:val="Corpodetexto"/>
        <w:jc w:val="center"/>
      </w:pPr>
    </w:p>
    <w:p w14:paraId="410345C3" w14:textId="77777777" w:rsidR="00850C0F" w:rsidRPr="001B2D80" w:rsidRDefault="00327B0C" w:rsidP="00850C0F">
      <w:pPr>
        <w:pStyle w:val="Corpodetexto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2A004B70" wp14:editId="685AE0A0">
            <wp:extent cx="2665730" cy="4184015"/>
            <wp:effectExtent l="0" t="0" r="0" b="0"/>
            <wp:docPr id="1" name="Picture 2" descr="montagem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ntagem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2B2C" w14:textId="77777777" w:rsidR="00850C0F" w:rsidRPr="001B2D80" w:rsidRDefault="00850C0F">
      <w:pPr>
        <w:pStyle w:val="Corpodetexto"/>
      </w:pPr>
    </w:p>
    <w:p w14:paraId="29BD0EF4" w14:textId="77777777" w:rsidR="00850C0F" w:rsidRPr="001B2D80" w:rsidRDefault="000F2D76">
      <w:pPr>
        <w:pStyle w:val="Corpodetexto"/>
        <w:jc w:val="center"/>
      </w:pPr>
      <w:r w:rsidRPr="001B2D80">
        <w:rPr>
          <w:b/>
        </w:rPr>
        <w:t xml:space="preserve">Figura </w:t>
      </w:r>
      <w:r w:rsidR="00850C0F" w:rsidRPr="001B2D80">
        <w:rPr>
          <w:b/>
        </w:rPr>
        <w:t>1</w:t>
      </w:r>
      <w:r w:rsidR="00850C0F" w:rsidRPr="001B2D80">
        <w:t>: Foto da montagem a utilizar</w:t>
      </w:r>
    </w:p>
    <w:p w14:paraId="54F3638E" w14:textId="77777777" w:rsidR="00850C0F" w:rsidRPr="001B2D80" w:rsidRDefault="00850C0F">
      <w:pPr>
        <w:pStyle w:val="Corpodetexto"/>
      </w:pPr>
    </w:p>
    <w:p w14:paraId="183F3247" w14:textId="77777777" w:rsidR="008362E6" w:rsidRPr="001B2D80" w:rsidRDefault="00D15836">
      <w:pPr>
        <w:pStyle w:val="Corpodetexto"/>
      </w:pPr>
      <w:r w:rsidRPr="001B2D80">
        <w:t xml:space="preserve">O sistema consiste numa roda suspensa por dois </w:t>
      </w:r>
      <w:r w:rsidR="00850C0F" w:rsidRPr="001B2D80">
        <w:t xml:space="preserve">fios enrolados </w:t>
      </w:r>
      <w:r w:rsidR="008362E6" w:rsidRPr="001B2D80">
        <w:t xml:space="preserve">no seu eixo </w:t>
      </w:r>
      <w:r w:rsidR="00850C0F" w:rsidRPr="001B2D80">
        <w:t>que</w:t>
      </w:r>
      <w:r w:rsidR="008F3E03" w:rsidRPr="001B2D80">
        <w:t>,</w:t>
      </w:r>
      <w:r w:rsidR="00850C0F" w:rsidRPr="001B2D80">
        <w:t xml:space="preserve"> ao ser largada</w:t>
      </w:r>
      <w:r w:rsidR="008F3E03" w:rsidRPr="001B2D80">
        <w:t>,</w:t>
      </w:r>
      <w:r w:rsidR="00850C0F" w:rsidRPr="001B2D80">
        <w:t xml:space="preserve"> irá cair desenrolando os fios</w:t>
      </w:r>
      <w:r w:rsidR="008362E6" w:rsidRPr="001B2D80">
        <w:t xml:space="preserve">. A </w:t>
      </w:r>
      <w:r w:rsidR="00850C0F" w:rsidRPr="001B2D80">
        <w:t>montagem ilustra o princípio de operação do bem conhecido brinquedo infantil “</w:t>
      </w:r>
      <w:proofErr w:type="spellStart"/>
      <w:r w:rsidR="00850C0F" w:rsidRPr="001B2D80">
        <w:t>iô-iô</w:t>
      </w:r>
      <w:proofErr w:type="spellEnd"/>
      <w:r w:rsidR="00850C0F" w:rsidRPr="001B2D80">
        <w:t xml:space="preserve">”. </w:t>
      </w:r>
    </w:p>
    <w:p w14:paraId="4B7892A7" w14:textId="77777777" w:rsidR="008362E6" w:rsidRPr="001B2D80" w:rsidRDefault="008362E6">
      <w:pPr>
        <w:pStyle w:val="Corpodetexto"/>
      </w:pPr>
    </w:p>
    <w:p w14:paraId="6B9EE7BB" w14:textId="77777777" w:rsidR="008362E6" w:rsidRPr="001B2D80" w:rsidRDefault="00850C0F" w:rsidP="008362E6">
      <w:pPr>
        <w:pStyle w:val="Corpodetexto"/>
        <w:ind w:firstLine="720"/>
      </w:pPr>
      <w:r w:rsidRPr="001B2D80">
        <w:lastRenderedPageBreak/>
        <w:t xml:space="preserve">A roda está inicialmente travada por uma ponta metálica </w:t>
      </w:r>
      <w:r w:rsidR="008362E6" w:rsidRPr="001B2D80">
        <w:t>controlada por um disparador</w:t>
      </w:r>
      <w:r w:rsidR="00394AFD" w:rsidRPr="001B2D80">
        <w:t xml:space="preserve"> (ver figura 2)</w:t>
      </w:r>
      <w:r w:rsidR="008362E6" w:rsidRPr="001B2D80">
        <w:t xml:space="preserve">. Quando se solta o disparador liberta-se </w:t>
      </w:r>
      <w:r w:rsidRPr="001B2D80">
        <w:t>a roda</w:t>
      </w:r>
      <w:r w:rsidR="008362E6" w:rsidRPr="001B2D80">
        <w:t>, que inicia o seu movimento de queda.</w:t>
      </w:r>
    </w:p>
    <w:p w14:paraId="4A2CF3AF" w14:textId="77777777" w:rsidR="00421121" w:rsidRPr="001B2D80" w:rsidRDefault="008362E6">
      <w:pPr>
        <w:pStyle w:val="Corpodetexto"/>
      </w:pPr>
      <w:r w:rsidRPr="001B2D80">
        <w:t xml:space="preserve"> </w:t>
      </w:r>
      <w:r w:rsidRPr="001B2D80">
        <w:tab/>
        <w:t xml:space="preserve">Se </w:t>
      </w:r>
      <w:r w:rsidR="00421121" w:rsidRPr="001B2D80">
        <w:t>o circuito do disparador estiver ligado à entrada “</w:t>
      </w:r>
      <w:proofErr w:type="spellStart"/>
      <w:r w:rsidR="00421121" w:rsidRPr="001B2D80">
        <w:t>Trigger</w:t>
      </w:r>
      <w:proofErr w:type="spellEnd"/>
      <w:r w:rsidR="00421121" w:rsidRPr="001B2D80">
        <w:t xml:space="preserve"> in” do sistema de cronómetro/célula </w:t>
      </w:r>
      <w:proofErr w:type="spellStart"/>
      <w:r w:rsidR="00421121" w:rsidRPr="001B2D80">
        <w:t>fotoeléctrica</w:t>
      </w:r>
      <w:proofErr w:type="spellEnd"/>
      <w:r w:rsidR="00421121" w:rsidRPr="001B2D80">
        <w:t xml:space="preserve"> (</w:t>
      </w:r>
      <w:proofErr w:type="spellStart"/>
      <w:r w:rsidR="00421121" w:rsidRPr="001B2D80">
        <w:t>Lb</w:t>
      </w:r>
      <w:proofErr w:type="spellEnd"/>
      <w:r w:rsidR="00421121" w:rsidRPr="001B2D80">
        <w:t>)</w:t>
      </w:r>
      <w:r w:rsidR="00394AFD" w:rsidRPr="001B2D80">
        <w:t xml:space="preserve"> (ver figura 2)</w:t>
      </w:r>
      <w:r w:rsidR="00421121" w:rsidRPr="001B2D80">
        <w:t>, então quando se solta o disparador ta</w:t>
      </w:r>
      <w:r w:rsidR="00394AFD" w:rsidRPr="001B2D80">
        <w:t xml:space="preserve">mbém se </w:t>
      </w:r>
      <w:proofErr w:type="spellStart"/>
      <w:r w:rsidR="00394AFD" w:rsidRPr="001B2D80">
        <w:t>acciona</w:t>
      </w:r>
      <w:proofErr w:type="spellEnd"/>
      <w:r w:rsidR="00394AFD" w:rsidRPr="001B2D80">
        <w:t xml:space="preserve"> um cronómetro. Esse</w:t>
      </w:r>
      <w:r w:rsidR="00421121" w:rsidRPr="001B2D80">
        <w:t xml:space="preserve"> circuito deve ser novamente fechado</w:t>
      </w:r>
      <w:r w:rsidR="004E6BA2" w:rsidRPr="001B2D80">
        <w:t>, pressiona</w:t>
      </w:r>
      <w:r w:rsidR="00394AFD" w:rsidRPr="001B2D80">
        <w:t>n</w:t>
      </w:r>
      <w:r w:rsidR="004E6BA2" w:rsidRPr="001B2D80">
        <w:t xml:space="preserve">do o disparador depois de soltar a roda, para que no fim do percurso a roda corte o feixe luminoso do sistema </w:t>
      </w:r>
      <w:proofErr w:type="spellStart"/>
      <w:r w:rsidR="004E6BA2" w:rsidRPr="001B2D80">
        <w:t>Lb</w:t>
      </w:r>
      <w:proofErr w:type="spellEnd"/>
      <w:r w:rsidR="004E6BA2" w:rsidRPr="001B2D80">
        <w:t xml:space="preserve"> que faz parar a contagem do tempo. Neste caso mede-se o </w:t>
      </w:r>
      <w:r w:rsidR="004E6BA2" w:rsidRPr="001B2D80">
        <w:rPr>
          <w:b/>
        </w:rPr>
        <w:t>tempo de queda</w:t>
      </w:r>
      <w:r w:rsidR="004E6BA2" w:rsidRPr="001B2D80">
        <w:t>.</w:t>
      </w:r>
    </w:p>
    <w:p w14:paraId="398D5911" w14:textId="77777777" w:rsidR="001306F7" w:rsidRDefault="004E6BA2">
      <w:pPr>
        <w:pStyle w:val="Corpodetexto"/>
      </w:pPr>
      <w:r w:rsidRPr="001B2D80">
        <w:tab/>
        <w:t xml:space="preserve">Se o circuito </w:t>
      </w:r>
      <w:r w:rsidR="004C2E62" w:rsidRPr="001B2D80">
        <w:t>do disparador for desligado da entrada “</w:t>
      </w:r>
      <w:proofErr w:type="spellStart"/>
      <w:r w:rsidR="004C2E62" w:rsidRPr="001B2D80">
        <w:t>Trigger</w:t>
      </w:r>
      <w:proofErr w:type="spellEnd"/>
      <w:r w:rsidR="004C2E62" w:rsidRPr="001B2D80">
        <w:t xml:space="preserve"> in” do sistema </w:t>
      </w:r>
      <w:proofErr w:type="spellStart"/>
      <w:r w:rsidR="004C2E62" w:rsidRPr="001B2D80">
        <w:t>Lb</w:t>
      </w:r>
      <w:proofErr w:type="spellEnd"/>
      <w:r w:rsidR="00394AFD" w:rsidRPr="001B2D80">
        <w:t xml:space="preserve"> (ver figura 2)</w:t>
      </w:r>
      <w:r w:rsidR="004C2E62" w:rsidRPr="001B2D80">
        <w:t xml:space="preserve">, então o cronómetro é </w:t>
      </w:r>
      <w:proofErr w:type="spellStart"/>
      <w:r w:rsidR="004C2E62" w:rsidRPr="001B2D80">
        <w:t>accionado</w:t>
      </w:r>
      <w:proofErr w:type="spellEnd"/>
      <w:r w:rsidR="004C2E62" w:rsidRPr="001B2D80">
        <w:t xml:space="preserve">/parado quando o eixo da roda corta/restabelece o feixe luminoso, ao passar pelo sistema </w:t>
      </w:r>
      <w:proofErr w:type="spellStart"/>
      <w:r w:rsidR="004C2E62" w:rsidRPr="001B2D80">
        <w:t>Lb</w:t>
      </w:r>
      <w:proofErr w:type="spellEnd"/>
      <w:r w:rsidR="004C2E62" w:rsidRPr="001B2D80">
        <w:t xml:space="preserve"> no fim do percurso. Neste caso, </w:t>
      </w:r>
      <w:r w:rsidR="004C2E62" w:rsidRPr="001B2D80">
        <w:rPr>
          <w:b/>
        </w:rPr>
        <w:t xml:space="preserve">mede-se o </w:t>
      </w:r>
      <w:r w:rsidR="00394AFD" w:rsidRPr="001B2D80">
        <w:rPr>
          <w:b/>
        </w:rPr>
        <w:t xml:space="preserve">intervalo de </w:t>
      </w:r>
      <w:r w:rsidR="004C2E62" w:rsidRPr="001B2D80">
        <w:rPr>
          <w:b/>
        </w:rPr>
        <w:t xml:space="preserve">tempo </w:t>
      </w:r>
      <w:r w:rsidR="00394AFD" w:rsidRPr="001B2D80">
        <w:rPr>
          <w:rFonts w:ascii="Symbol" w:hAnsi="Symbol"/>
          <w:b/>
        </w:rPr>
        <w:t></w:t>
      </w:r>
      <w:r w:rsidR="00394AFD" w:rsidRPr="00636111">
        <w:rPr>
          <w:b/>
          <w:i/>
        </w:rPr>
        <w:t>t</w:t>
      </w:r>
      <w:r w:rsidR="00394AFD" w:rsidRPr="001B2D80">
        <w:t xml:space="preserve"> que o eixo da roda demora a passar por </w:t>
      </w:r>
      <w:proofErr w:type="spellStart"/>
      <w:r w:rsidR="00394AFD" w:rsidRPr="001B2D80">
        <w:t>Lb</w:t>
      </w:r>
      <w:proofErr w:type="spellEnd"/>
      <w:r w:rsidR="00394AFD" w:rsidRPr="001B2D80">
        <w:t xml:space="preserve">, e se conhecermos o diâmetro do eixo </w:t>
      </w:r>
      <w:r w:rsidR="001306F7">
        <w:t>(2</w:t>
      </w:r>
      <w:r w:rsidR="001306F7" w:rsidRPr="001306F7">
        <w:rPr>
          <w:i/>
        </w:rPr>
        <w:t>r</w:t>
      </w:r>
      <w:r w:rsidR="001306F7">
        <w:t xml:space="preserve">, sendo </w:t>
      </w:r>
      <w:r w:rsidR="001306F7" w:rsidRPr="001306F7">
        <w:rPr>
          <w:i/>
        </w:rPr>
        <w:t>r</w:t>
      </w:r>
      <w:r w:rsidR="001306F7">
        <w:t xml:space="preserve"> o </w:t>
      </w:r>
      <w:proofErr w:type="spellStart"/>
      <w:r w:rsidR="001306F7">
        <w:t>respectivo</w:t>
      </w:r>
      <w:proofErr w:type="spellEnd"/>
      <w:r w:rsidR="001306F7">
        <w:t xml:space="preserve"> raio) </w:t>
      </w:r>
      <w:r w:rsidR="00394AFD" w:rsidRPr="001B2D80">
        <w:t>podemos calcular a velocidade “instantânea” da roda n</w:t>
      </w:r>
      <w:r w:rsidR="001306F7">
        <w:t xml:space="preserve">a posição em que se encontra </w:t>
      </w:r>
      <w:proofErr w:type="spellStart"/>
      <w:r w:rsidR="001306F7">
        <w:t>Lb</w:t>
      </w:r>
      <w:proofErr w:type="spellEnd"/>
    </w:p>
    <w:p w14:paraId="7E9EA881" w14:textId="77777777" w:rsidR="001306F7" w:rsidRDefault="001306F7">
      <w:pPr>
        <w:pStyle w:val="Corpodetexto"/>
      </w:pPr>
    </w:p>
    <w:p w14:paraId="27B35A12" w14:textId="77777777" w:rsidR="001306F7" w:rsidRDefault="00425E14" w:rsidP="001306F7">
      <w:pPr>
        <w:pStyle w:val="Corpodetexto"/>
        <w:jc w:val="right"/>
      </w:pPr>
      <w:r w:rsidRPr="001306F7">
        <w:rPr>
          <w:position w:val="-24"/>
        </w:rPr>
        <w:object w:dxaOrig="1400" w:dyaOrig="620" w14:anchorId="01684B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.25pt;height:31.6pt" o:ole="" filled="t">
            <v:imagedata r:id="rId9" o:title=""/>
          </v:shape>
          <o:OLEObject Type="Embed" ProgID="Equation.3" ShapeID="_x0000_i1025" DrawAspect="Content" ObjectID="_1710835403" r:id="rId10"/>
        </w:object>
      </w:r>
      <w:r w:rsidR="001306F7">
        <w:tab/>
      </w:r>
      <w:r w:rsidR="001306F7">
        <w:tab/>
      </w:r>
      <w:r>
        <w:t>,</w:t>
      </w:r>
      <w:r w:rsidR="001306F7">
        <w:tab/>
      </w:r>
      <w:r w:rsidR="001306F7">
        <w:tab/>
      </w:r>
      <w:r w:rsidR="001306F7">
        <w:tab/>
      </w:r>
      <w:r w:rsidR="001306F7">
        <w:tab/>
        <w:t>(1)</w:t>
      </w:r>
    </w:p>
    <w:p w14:paraId="26932C19" w14:textId="77777777" w:rsidR="004E6BA2" w:rsidRDefault="00425E14">
      <w:pPr>
        <w:pStyle w:val="Corpodetexto"/>
      </w:pPr>
      <w:r>
        <w:t xml:space="preserve">onde </w:t>
      </w:r>
      <w:r w:rsidRPr="00425E14">
        <w:rPr>
          <w:i/>
        </w:rPr>
        <w:t>t</w:t>
      </w:r>
      <w:r>
        <w:t xml:space="preserve"> é o tempo de queda correspondente a essa posição.</w:t>
      </w:r>
    </w:p>
    <w:p w14:paraId="770F8076" w14:textId="77777777" w:rsidR="00425E14" w:rsidRPr="001B2D80" w:rsidRDefault="00425E14">
      <w:pPr>
        <w:pStyle w:val="Corpodetexto"/>
      </w:pPr>
    </w:p>
    <w:p w14:paraId="28C036B7" w14:textId="77777777" w:rsidR="00EF294F" w:rsidRPr="001B2D80" w:rsidRDefault="00850C0F">
      <w:pPr>
        <w:pStyle w:val="Corpodetexto"/>
      </w:pPr>
      <w:r w:rsidRPr="001B2D80">
        <w:tab/>
      </w:r>
      <w:r w:rsidR="00394AFD" w:rsidRPr="001B2D80">
        <w:t xml:space="preserve">Se realizarmos os ensaios anteriores para várias altitudes do sistema </w:t>
      </w:r>
      <w:proofErr w:type="spellStart"/>
      <w:r w:rsidR="00394AFD" w:rsidRPr="001B2D80">
        <w:t>Lb</w:t>
      </w:r>
      <w:proofErr w:type="spellEnd"/>
      <w:r w:rsidR="00394AFD" w:rsidRPr="001B2D80">
        <w:t xml:space="preserve">, </w:t>
      </w:r>
      <w:r w:rsidRPr="001B2D80">
        <w:t xml:space="preserve">podemos medir o tempo </w:t>
      </w:r>
      <w:r w:rsidR="00EF294F" w:rsidRPr="001B2D80">
        <w:t>de queda da roda e a sua velocidade instantânea no final do percu</w:t>
      </w:r>
      <w:r w:rsidR="00636111">
        <w:t xml:space="preserve">rso, em função da posição de </w:t>
      </w:r>
      <w:proofErr w:type="spellStart"/>
      <w:r w:rsidR="00636111">
        <w:t>Lb</w:t>
      </w:r>
      <w:proofErr w:type="spellEnd"/>
      <w:r w:rsidR="00636111">
        <w:t>.</w:t>
      </w:r>
      <w:r w:rsidR="00EF294F" w:rsidRPr="001B2D80">
        <w:t xml:space="preserve"> </w:t>
      </w:r>
    </w:p>
    <w:p w14:paraId="70FFCA18" w14:textId="77777777" w:rsidR="00850C0F" w:rsidRPr="001B2D80" w:rsidRDefault="00850C0F">
      <w:pPr>
        <w:pStyle w:val="Corpodetexto"/>
      </w:pPr>
    </w:p>
    <w:p w14:paraId="1FF8DCBA" w14:textId="77777777" w:rsidR="00850C0F" w:rsidRPr="001B2D80" w:rsidRDefault="00327B0C">
      <w:pPr>
        <w:pStyle w:val="Corpodetexto"/>
        <w:ind w:firstLine="720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191C542F" wp14:editId="6ED658CD">
            <wp:extent cx="3036570" cy="2001520"/>
            <wp:effectExtent l="0" t="0" r="0" b="0"/>
            <wp:docPr id="3" name="Picture 3" descr="circ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rcuit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9587" w14:textId="77777777" w:rsidR="0036373E" w:rsidRPr="001B2D80" w:rsidRDefault="0036373E">
      <w:pPr>
        <w:pStyle w:val="Corpodetexto"/>
        <w:ind w:firstLine="720"/>
        <w:jc w:val="center"/>
      </w:pPr>
    </w:p>
    <w:p w14:paraId="7ACD1A3B" w14:textId="77777777" w:rsidR="00850C0F" w:rsidRPr="001B2D80" w:rsidRDefault="00850C0F" w:rsidP="00636111">
      <w:pPr>
        <w:pStyle w:val="Corpodetexto"/>
        <w:ind w:firstLine="720"/>
        <w:jc w:val="center"/>
      </w:pPr>
      <w:r w:rsidRPr="001B2D80">
        <w:rPr>
          <w:b/>
        </w:rPr>
        <w:t>Figura 2</w:t>
      </w:r>
      <w:r w:rsidRPr="001B2D80">
        <w:t xml:space="preserve">: Esquema da ligação do sistema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</w:t>
      </w:r>
      <w:r w:rsidR="00995E03">
        <w:t>.</w:t>
      </w:r>
    </w:p>
    <w:p w14:paraId="2974407F" w14:textId="77777777" w:rsidR="00850C0F" w:rsidRPr="001B2D80" w:rsidRDefault="00850C0F">
      <w:pPr>
        <w:pStyle w:val="Corpodetexto"/>
        <w:ind w:firstLine="720"/>
        <w:jc w:val="center"/>
      </w:pPr>
    </w:p>
    <w:p w14:paraId="6BDB13BD" w14:textId="77777777" w:rsidR="00850C0F" w:rsidRPr="001B2D80" w:rsidRDefault="00850C0F">
      <w:pPr>
        <w:pStyle w:val="Corpodetexto"/>
        <w:ind w:firstLine="720"/>
      </w:pPr>
    </w:p>
    <w:p w14:paraId="4E911E10" w14:textId="77777777" w:rsidR="00850C0F" w:rsidRPr="001B2D80" w:rsidRDefault="00425E14">
      <w:pPr>
        <w:pStyle w:val="Corpodetexto"/>
        <w:numPr>
          <w:ilvl w:val="1"/>
          <w:numId w:val="1"/>
        </w:numPr>
        <w:rPr>
          <w:b/>
        </w:rPr>
      </w:pPr>
      <w:r>
        <w:rPr>
          <w:b/>
        </w:rPr>
        <w:br w:type="page"/>
      </w:r>
      <w:r w:rsidR="00636111">
        <w:rPr>
          <w:b/>
        </w:rPr>
        <w:lastRenderedPageBreak/>
        <w:t xml:space="preserve">Transferência de energia no movimento de </w:t>
      </w:r>
      <w:r w:rsidR="00850C0F" w:rsidRPr="001B2D80">
        <w:rPr>
          <w:b/>
        </w:rPr>
        <w:t>queda</w:t>
      </w:r>
      <w:r w:rsidR="00636111">
        <w:rPr>
          <w:b/>
        </w:rPr>
        <w:t xml:space="preserve"> da roda de Maxwell</w:t>
      </w:r>
    </w:p>
    <w:p w14:paraId="303B34F0" w14:textId="77777777" w:rsidR="00850C0F" w:rsidRPr="001B2D80" w:rsidRDefault="00850C0F">
      <w:pPr>
        <w:pStyle w:val="Corpodetexto"/>
        <w:ind w:firstLine="720"/>
      </w:pPr>
    </w:p>
    <w:p w14:paraId="6A6AAEF4" w14:textId="77777777" w:rsidR="00850C0F" w:rsidRPr="001B2D80" w:rsidRDefault="00850C0F">
      <w:pPr>
        <w:pStyle w:val="Corpodetexto"/>
        <w:ind w:firstLine="720"/>
      </w:pPr>
      <w:r w:rsidRPr="001B2D80">
        <w:t xml:space="preserve">A energia total </w:t>
      </w:r>
      <w:r w:rsidRPr="001B2D80">
        <w:rPr>
          <w:i/>
        </w:rPr>
        <w:t>E</w:t>
      </w:r>
      <w:r w:rsidR="00EF294F" w:rsidRPr="001B2D80">
        <w:t xml:space="preserve"> da roda </w:t>
      </w:r>
      <w:r w:rsidRPr="001B2D80">
        <w:t>de Maxwell pode ser expressa como a soma da</w:t>
      </w:r>
      <w:r w:rsidR="00500073" w:rsidRPr="001B2D80">
        <w:t>s</w:t>
      </w:r>
      <w:r w:rsidRPr="001B2D80">
        <w:t xml:space="preserve"> </w:t>
      </w:r>
      <w:r w:rsidR="00500073" w:rsidRPr="001B2D80">
        <w:t xml:space="preserve">suas </w:t>
      </w:r>
      <w:r w:rsidRPr="001B2D80">
        <w:t>energia potencial (</w:t>
      </w:r>
      <w:r w:rsidRPr="001B2D80">
        <w:rPr>
          <w:i/>
        </w:rPr>
        <w:t>E</w:t>
      </w:r>
      <w:r w:rsidRPr="001B2D80">
        <w:rPr>
          <w:i/>
          <w:vertAlign w:val="subscript"/>
        </w:rPr>
        <w:t>p</w:t>
      </w:r>
      <w:r w:rsidRPr="001B2D80">
        <w:t>), energia cinética de translação (</w:t>
      </w:r>
      <w:r w:rsidRPr="001B2D80">
        <w:rPr>
          <w:i/>
        </w:rPr>
        <w:t>E</w:t>
      </w:r>
      <w:r w:rsidRPr="001B2D80">
        <w:rPr>
          <w:i/>
          <w:vertAlign w:val="subscript"/>
        </w:rPr>
        <w:t>T</w:t>
      </w:r>
      <w:r w:rsidRPr="001B2D80">
        <w:t>) e energia cinética de rotação (</w:t>
      </w:r>
      <w:r w:rsidRPr="001B2D80">
        <w:rPr>
          <w:i/>
        </w:rPr>
        <w:t>E</w:t>
      </w:r>
      <w:r w:rsidRPr="001B2D80">
        <w:rPr>
          <w:i/>
          <w:vertAlign w:val="subscript"/>
        </w:rPr>
        <w:t>r</w:t>
      </w:r>
      <w:r w:rsidRPr="001B2D80">
        <w:t>)</w:t>
      </w:r>
      <w:r w:rsidR="00500073" w:rsidRPr="001B2D80">
        <w:t>. Se a</w:t>
      </w:r>
      <w:r w:rsidRPr="001B2D80">
        <w:t xml:space="preserve"> </w:t>
      </w:r>
      <w:r w:rsidR="00500073" w:rsidRPr="001B2D80">
        <w:t xml:space="preserve">roda </w:t>
      </w:r>
      <w:r w:rsidRPr="001B2D80">
        <w:t xml:space="preserve">tiver massa </w:t>
      </w:r>
      <w:r w:rsidRPr="001B2D80">
        <w:rPr>
          <w:i/>
        </w:rPr>
        <w:t>m</w:t>
      </w:r>
      <w:r w:rsidRPr="001B2D80">
        <w:t xml:space="preserve"> e momento de inércia </w:t>
      </w:r>
      <w:proofErr w:type="spellStart"/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proofErr w:type="spellEnd"/>
      <w:r w:rsidRPr="001B2D80">
        <w:rPr>
          <w:vertAlign w:val="subscript"/>
        </w:rPr>
        <w:t xml:space="preserve"> </w:t>
      </w:r>
      <w:r w:rsidR="00500073" w:rsidRPr="001B2D80">
        <w:t>(em torno do</w:t>
      </w:r>
      <w:r w:rsidRPr="001B2D80">
        <w:t xml:space="preserve"> seu eixo de rotação</w:t>
      </w:r>
      <w:r w:rsidR="00500073" w:rsidRPr="001B2D80">
        <w:t>)</w:t>
      </w:r>
      <w:r w:rsidRPr="001B2D80">
        <w:t xml:space="preserve">, podemos escrever as seguintes igualdades: </w:t>
      </w:r>
    </w:p>
    <w:p w14:paraId="19C6C9B1" w14:textId="77777777" w:rsidR="00850C0F" w:rsidRPr="001B2D80" w:rsidRDefault="00850C0F">
      <w:pPr>
        <w:pStyle w:val="Corpodetexto"/>
      </w:pPr>
    </w:p>
    <w:p w14:paraId="7A345939" w14:textId="77777777" w:rsidR="00850C0F" w:rsidRPr="001B2D80" w:rsidRDefault="00B479D9">
      <w:pPr>
        <w:pStyle w:val="Corpodetexto"/>
        <w:jc w:val="right"/>
      </w:pPr>
      <w:r w:rsidRPr="001B2D80">
        <w:rPr>
          <w:position w:val="-24"/>
        </w:rPr>
        <w:object w:dxaOrig="4380" w:dyaOrig="620" w14:anchorId="3019B1FD">
          <v:shape id="_x0000_i1026" type="#_x0000_t75" style="width:219.05pt;height:31.6pt" o:ole="" filled="t">
            <v:imagedata r:id="rId12" o:title=""/>
          </v:shape>
          <o:OLEObject Type="Embed" ProgID="Equation.3" ShapeID="_x0000_i1026" DrawAspect="Content" ObjectID="_1710835404" r:id="rId13"/>
        </w:object>
      </w:r>
      <w:r w:rsidR="00425E14">
        <w:tab/>
      </w:r>
      <w:r w:rsidR="00425E14">
        <w:tab/>
      </w:r>
      <w:r w:rsidR="00425E14">
        <w:tab/>
        <w:t>(2</w:t>
      </w:r>
      <w:r w:rsidR="00850C0F" w:rsidRPr="001B2D80">
        <w:t>)</w:t>
      </w:r>
    </w:p>
    <w:p w14:paraId="454FDC50" w14:textId="77777777" w:rsidR="00850C0F" w:rsidRPr="001B2D80" w:rsidRDefault="00850C0F">
      <w:pPr>
        <w:pStyle w:val="Corpodetexto"/>
        <w:jc w:val="center"/>
      </w:pPr>
    </w:p>
    <w:p w14:paraId="23C3C59A" w14:textId="77777777" w:rsidR="00850C0F" w:rsidRPr="001B2D80" w:rsidRDefault="00850C0F">
      <w:pPr>
        <w:pStyle w:val="Corpodetexto"/>
      </w:pPr>
      <w:r w:rsidRPr="001B2D80">
        <w:t xml:space="preserve">onde </w:t>
      </w:r>
      <w:r w:rsidR="000A4BAD" w:rsidRPr="001B2D80">
        <w:rPr>
          <w:position w:val="-6"/>
        </w:rPr>
        <w:object w:dxaOrig="240" w:dyaOrig="279" w14:anchorId="64CDFC5E">
          <v:shape id="_x0000_i1027" type="#_x0000_t75" style="width:11.85pt;height:14.05pt" o:ole="" filled="t">
            <v:imagedata r:id="rId14" o:title=""/>
          </v:shape>
          <o:OLEObject Type="Embed" ProgID="Equation.3" ShapeID="_x0000_i1027" DrawAspect="Content" ObjectID="_1710835405" r:id="rId15"/>
        </w:object>
      </w:r>
      <w:r w:rsidRPr="001B2D80">
        <w:t xml:space="preserve"> </w:t>
      </w:r>
      <w:r w:rsidR="000A4BAD" w:rsidRPr="001B2D80">
        <w:t xml:space="preserve">é </w:t>
      </w:r>
      <w:r w:rsidRPr="001B2D80">
        <w:t xml:space="preserve">a velocidade angular, </w:t>
      </w:r>
      <w:r w:rsidR="000A4BAD" w:rsidRPr="001B2D80">
        <w:rPr>
          <w:position w:val="-6"/>
        </w:rPr>
        <w:object w:dxaOrig="200" w:dyaOrig="279" w14:anchorId="4D578A99">
          <v:shape id="_x0000_i1028" type="#_x0000_t75" style="width:11pt;height:14.05pt" o:ole="" filled="t">
            <v:imagedata r:id="rId16" o:title=""/>
          </v:shape>
          <o:OLEObject Type="Embed" ProgID="Equation.3" ShapeID="_x0000_i1028" DrawAspect="Content" ObjectID="_1710835406" r:id="rId17"/>
        </w:object>
      </w:r>
      <w:r w:rsidRPr="001B2D80">
        <w:t xml:space="preserve"> é a velocidade de translação, </w:t>
      </w:r>
      <w:r w:rsidR="000A4BAD" w:rsidRPr="001B2D80">
        <w:rPr>
          <w:position w:val="-10"/>
        </w:rPr>
        <w:object w:dxaOrig="220" w:dyaOrig="320" w14:anchorId="326CF15D">
          <v:shape id="_x0000_i1029" type="#_x0000_t75" style="width:11pt;height:16.25pt" o:ole="" filled="t">
            <v:imagedata r:id="rId18" o:title=""/>
          </v:shape>
          <o:OLEObject Type="Embed" ProgID="Equation.3" ShapeID="_x0000_i1029" DrawAspect="Content" ObjectID="_1710835407" r:id="rId19"/>
        </w:object>
      </w:r>
      <w:r w:rsidRPr="001B2D80">
        <w:t xml:space="preserve"> é a aceleração da gravidade e </w:t>
      </w:r>
      <w:r w:rsidR="000A4BAD" w:rsidRPr="001B2D80">
        <w:rPr>
          <w:position w:val="-6"/>
        </w:rPr>
        <w:object w:dxaOrig="200" w:dyaOrig="279" w14:anchorId="18745833">
          <v:shape id="_x0000_i1030" type="#_x0000_t75" style="width:11pt;height:14.05pt" o:ole="" filled="t">
            <v:imagedata r:id="rId20" o:title=""/>
          </v:shape>
          <o:OLEObject Type="Embed" ProgID="Equation.3" ShapeID="_x0000_i1030" DrawAspect="Content" ObjectID="_1710835408" r:id="rId21"/>
        </w:object>
      </w:r>
      <w:r w:rsidRPr="001B2D80">
        <w:t xml:space="preserve"> é </w:t>
      </w:r>
      <w:r w:rsidR="000A4BAD" w:rsidRPr="001B2D80">
        <w:t xml:space="preserve">o </w:t>
      </w:r>
      <w:proofErr w:type="spellStart"/>
      <w:r w:rsidR="000A4BAD" w:rsidRPr="001B2D80">
        <w:t>vector</w:t>
      </w:r>
      <w:proofErr w:type="spellEnd"/>
      <w:r w:rsidR="000A4BAD" w:rsidRPr="001B2D80">
        <w:t xml:space="preserve"> posição da roda (ver figura 3). </w:t>
      </w:r>
    </w:p>
    <w:p w14:paraId="288064F0" w14:textId="77777777" w:rsidR="00850C0F" w:rsidRPr="001B2D80" w:rsidRDefault="00850C0F">
      <w:pPr>
        <w:pStyle w:val="Corpodetexto"/>
      </w:pPr>
    </w:p>
    <w:p w14:paraId="60AD034F" w14:textId="77777777" w:rsidR="00850C0F" w:rsidRPr="001B2D80" w:rsidRDefault="00327B0C">
      <w:pPr>
        <w:pStyle w:val="Corpodetexto"/>
        <w:ind w:firstLine="720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42686715" wp14:editId="3A476034">
            <wp:extent cx="1457960" cy="2182495"/>
            <wp:effectExtent l="0" t="0" r="0" b="0"/>
            <wp:docPr id="9" name="Picture 9" descr="Esquema-ConsE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squema-ConsEn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C969" w14:textId="77777777" w:rsidR="00850C0F" w:rsidRPr="001B2D80" w:rsidRDefault="00850C0F">
      <w:pPr>
        <w:pStyle w:val="Corpodetexto"/>
        <w:ind w:firstLine="720"/>
        <w:jc w:val="center"/>
      </w:pPr>
    </w:p>
    <w:p w14:paraId="7D8FA791" w14:textId="77777777" w:rsidR="00850C0F" w:rsidRPr="0079782D" w:rsidRDefault="00850C0F" w:rsidP="000A2A67">
      <w:pPr>
        <w:pStyle w:val="Corpodetexto"/>
        <w:rPr>
          <w:i/>
          <w:iCs/>
        </w:rPr>
      </w:pPr>
      <w:r w:rsidRPr="001B2D80">
        <w:rPr>
          <w:b/>
        </w:rPr>
        <w:t>Figura 3</w:t>
      </w:r>
      <w:r w:rsidR="00DE79DD" w:rsidRPr="001B2D80">
        <w:t xml:space="preserve">: Relação entre os elementos de </w:t>
      </w:r>
      <w:r w:rsidRPr="001B2D80">
        <w:t xml:space="preserve">variação angular </w:t>
      </w:r>
      <w:r w:rsidR="000A4BAD" w:rsidRPr="001B2D80">
        <w:rPr>
          <w:position w:val="-10"/>
        </w:rPr>
        <w:object w:dxaOrig="360" w:dyaOrig="320" w14:anchorId="5F4280FB">
          <v:shape id="_x0000_i1031" type="#_x0000_t75" style="width:18pt;height:16.25pt" o:ole="" filled="t">
            <v:imagedata r:id="rId23" o:title=""/>
          </v:shape>
          <o:OLEObject Type="Embed" ProgID="Equation.3" ShapeID="_x0000_i1031" DrawAspect="Content" ObjectID="_1710835409" r:id="rId24"/>
        </w:object>
      </w:r>
      <w:r w:rsidR="00DE79DD" w:rsidRPr="001B2D80">
        <w:t xml:space="preserve"> e de </w:t>
      </w:r>
      <w:r w:rsidR="008D27CC" w:rsidRPr="001B2D80">
        <w:t xml:space="preserve">variação </w:t>
      </w:r>
      <w:r w:rsidR="00DE79DD" w:rsidRPr="001B2D80">
        <w:t>de</w:t>
      </w:r>
      <w:r w:rsidR="000A4BAD" w:rsidRPr="001B2D80">
        <w:t xml:space="preserve"> posição </w:t>
      </w:r>
      <w:r w:rsidR="00DE79DD" w:rsidRPr="001B2D80">
        <w:rPr>
          <w:position w:val="-10"/>
        </w:rPr>
        <w:object w:dxaOrig="340" w:dyaOrig="320" w14:anchorId="155B1213">
          <v:shape id="_x0000_i1032" type="#_x0000_t75" style="width:17.1pt;height:16.25pt" o:ole="" filled="t">
            <v:imagedata r:id="rId25" o:title=""/>
          </v:shape>
          <o:OLEObject Type="Embed" ProgID="Equation.3" ShapeID="_x0000_i1032" DrawAspect="Content" ObjectID="_1710835410" r:id="rId26"/>
        </w:object>
      </w:r>
      <w:r w:rsidR="00DE79DD" w:rsidRPr="001B2D80">
        <w:t xml:space="preserve">, para um ponto do eixo da </w:t>
      </w:r>
      <w:r w:rsidRPr="001B2D80">
        <w:t>roda de Maxwell.</w:t>
      </w:r>
      <w:r w:rsidR="00995E03">
        <w:t xml:space="preserve"> Na figura o vetor</w:t>
      </w:r>
      <w:r w:rsidR="000025FA">
        <w:t xml:space="preserve"> </w:t>
      </w:r>
      <w:r w:rsidR="000025FA" w:rsidRPr="001B2D80">
        <w:rPr>
          <w:position w:val="-10"/>
        </w:rPr>
        <w:object w:dxaOrig="360" w:dyaOrig="320" w14:anchorId="61D1242A">
          <v:shape id="_x0000_i1033" type="#_x0000_t75" style="width:18pt;height:16.25pt" o:ole="" filled="t">
            <v:imagedata r:id="rId23" o:title=""/>
          </v:shape>
          <o:OLEObject Type="Embed" ProgID="Equation.3" ShapeID="_x0000_i1033" DrawAspect="Content" ObjectID="_1710835411" r:id="rId27"/>
        </w:object>
      </w:r>
      <w:r w:rsidR="000025FA">
        <w:t xml:space="preserve"> </w:t>
      </w:r>
      <w:r w:rsidR="00995E03">
        <w:t xml:space="preserve"> </w:t>
      </w:r>
      <w:r w:rsidR="00995E03">
        <w:rPr>
          <w:i/>
          <w:iCs/>
        </w:rPr>
        <w:t>é perpendicular à folha</w:t>
      </w:r>
      <w:r w:rsidR="000025FA">
        <w:rPr>
          <w:i/>
          <w:iCs/>
        </w:rPr>
        <w:t>,</w:t>
      </w:r>
      <w:r w:rsidR="00995E03">
        <w:rPr>
          <w:i/>
          <w:iCs/>
        </w:rPr>
        <w:t xml:space="preserve"> no sentido </w:t>
      </w:r>
      <w:r w:rsidR="000025FA">
        <w:rPr>
          <w:i/>
          <w:iCs/>
        </w:rPr>
        <w:t xml:space="preserve">para </w:t>
      </w:r>
      <w:r w:rsidR="00995E03">
        <w:rPr>
          <w:i/>
          <w:iCs/>
        </w:rPr>
        <w:t>“fora”</w:t>
      </w:r>
    </w:p>
    <w:p w14:paraId="0B1C717F" w14:textId="77777777" w:rsidR="00850C0F" w:rsidRPr="001B2D80" w:rsidRDefault="00850C0F">
      <w:pPr>
        <w:pStyle w:val="Corpodetexto"/>
      </w:pPr>
      <w:r w:rsidRPr="001B2D80">
        <w:tab/>
      </w:r>
    </w:p>
    <w:p w14:paraId="5D3AC683" w14:textId="77777777" w:rsidR="00850C0F" w:rsidRPr="001B2D80" w:rsidRDefault="00847CCE" w:rsidP="00A70FEC">
      <w:pPr>
        <w:pStyle w:val="Corpodetexto"/>
      </w:pPr>
      <w:r w:rsidRPr="001B2D80">
        <w:t>A</w:t>
      </w:r>
      <w:r w:rsidR="00DE79DD" w:rsidRPr="001B2D80">
        <w:t>s variações elementares</w:t>
      </w:r>
      <w:r w:rsidR="00850C0F" w:rsidRPr="001B2D80">
        <w:t xml:space="preserve"> </w:t>
      </w:r>
      <w:r w:rsidRPr="001B2D80">
        <w:t xml:space="preserve">angular </w:t>
      </w:r>
      <w:r w:rsidR="000A4BAD" w:rsidRPr="001B2D80">
        <w:rPr>
          <w:position w:val="-10"/>
        </w:rPr>
        <w:object w:dxaOrig="360" w:dyaOrig="320" w14:anchorId="2F65411E">
          <v:shape id="_x0000_i1034" type="#_x0000_t75" style="width:18pt;height:16.25pt" o:ole="" filled="t">
            <v:imagedata r:id="rId28" o:title=""/>
          </v:shape>
          <o:OLEObject Type="Embed" ProgID="Equation.3" ShapeID="_x0000_i1034" DrawAspect="Content" ObjectID="_1710835412" r:id="rId29"/>
        </w:object>
      </w:r>
      <w:r w:rsidRPr="001B2D80">
        <w:t xml:space="preserve"> e </w:t>
      </w:r>
      <w:r w:rsidR="00DE79DD" w:rsidRPr="001B2D80">
        <w:t xml:space="preserve">de </w:t>
      </w:r>
      <w:r w:rsidR="000A4BAD" w:rsidRPr="001B2D80">
        <w:t xml:space="preserve">posição </w:t>
      </w:r>
      <w:r w:rsidR="000A4BAD" w:rsidRPr="001B2D80">
        <w:rPr>
          <w:position w:val="-10"/>
        </w:rPr>
        <w:object w:dxaOrig="340" w:dyaOrig="320" w14:anchorId="5A7FD7EA">
          <v:shape id="_x0000_i1035" type="#_x0000_t75" style="width:17.1pt;height:16.25pt" o:ole="" filled="t">
            <v:imagedata r:id="rId30" o:title=""/>
          </v:shape>
          <o:OLEObject Type="Embed" ProgID="Equation.3" ShapeID="_x0000_i1035" DrawAspect="Content" ObjectID="_1710835413" r:id="rId31"/>
        </w:object>
      </w:r>
      <w:r w:rsidRPr="001B2D80">
        <w:t xml:space="preserve"> estão relacionadas através do raio </w:t>
      </w:r>
      <w:r w:rsidR="00DE79DD" w:rsidRPr="001B2D80">
        <w:t xml:space="preserve">do eixo </w:t>
      </w:r>
      <w:r w:rsidRPr="001B2D80">
        <w:t xml:space="preserve">da roda de Maxwell </w:t>
      </w:r>
      <w:r w:rsidR="000A4BAD" w:rsidRPr="001B2D80">
        <w:rPr>
          <w:position w:val="-4"/>
        </w:rPr>
        <w:object w:dxaOrig="200" w:dyaOrig="260" w14:anchorId="758B18CD">
          <v:shape id="_x0000_i1036" type="#_x0000_t75" style="width:11pt;height:12.75pt" o:ole="" filled="t">
            <v:imagedata r:id="rId32" o:title=""/>
          </v:shape>
          <o:OLEObject Type="Embed" ProgID="Equation.3" ShapeID="_x0000_i1036" DrawAspect="Content" ObjectID="_1710835414" r:id="rId33"/>
        </w:object>
      </w:r>
      <w:r w:rsidR="00DE79DD" w:rsidRPr="001B2D80">
        <w:t>,</w:t>
      </w:r>
      <w:r w:rsidR="00850C0F" w:rsidRPr="001B2D80">
        <w:t xml:space="preserve"> </w:t>
      </w:r>
      <w:r w:rsidR="000A4BAD" w:rsidRPr="001B2D80">
        <w:t>através de (ver f</w:t>
      </w:r>
      <w:r w:rsidR="00850C0F" w:rsidRPr="001B2D80">
        <w:t>igura 3)</w:t>
      </w:r>
      <w:r w:rsidRPr="001B2D80">
        <w:t xml:space="preserve"> </w:t>
      </w:r>
    </w:p>
    <w:p w14:paraId="32DE8454" w14:textId="77777777" w:rsidR="00850C0F" w:rsidRPr="001B2D80" w:rsidRDefault="00850C0F" w:rsidP="00850C0F">
      <w:pPr>
        <w:pStyle w:val="Corpodetexto"/>
        <w:ind w:firstLine="720"/>
      </w:pPr>
    </w:p>
    <w:p w14:paraId="1D876435" w14:textId="77777777" w:rsidR="00850C0F" w:rsidRPr="001B2D80" w:rsidRDefault="000A4BAD" w:rsidP="00425E14">
      <w:pPr>
        <w:pStyle w:val="Corpodetexto"/>
        <w:jc w:val="right"/>
      </w:pPr>
      <w:r w:rsidRPr="001B2D80">
        <w:rPr>
          <w:position w:val="-10"/>
        </w:rPr>
        <w:object w:dxaOrig="1180" w:dyaOrig="320" w14:anchorId="744366C8">
          <v:shape id="_x0000_i1037" type="#_x0000_t75" style="width:59.25pt;height:16.25pt" o:ole="">
            <v:imagedata r:id="rId34" o:title=""/>
          </v:shape>
          <o:OLEObject Type="Embed" ProgID="Equation.3" ShapeID="_x0000_i1037" DrawAspect="Content" ObjectID="_1710835415" r:id="rId35"/>
        </w:object>
      </w:r>
      <w:r w:rsidR="00425E14">
        <w:tab/>
      </w:r>
      <w:r w:rsidR="00425E14">
        <w:tab/>
      </w:r>
      <w:r w:rsidR="00425E14">
        <w:tab/>
      </w:r>
      <w:r w:rsidR="00425E14">
        <w:tab/>
      </w:r>
      <w:r w:rsidR="00425E14">
        <w:tab/>
        <w:t>(3)</w:t>
      </w:r>
    </w:p>
    <w:p w14:paraId="6E1C08FD" w14:textId="77777777" w:rsidR="00850C0F" w:rsidRPr="001B2D80" w:rsidRDefault="00E43909">
      <w:pPr>
        <w:pStyle w:val="Corpodetexto"/>
      </w:pPr>
      <w:r w:rsidRPr="001B2D80">
        <w:t>pelo que</w:t>
      </w:r>
    </w:p>
    <w:p w14:paraId="4491B38B" w14:textId="77777777" w:rsidR="00850C0F" w:rsidRPr="001B2D80" w:rsidRDefault="00E43909">
      <w:pPr>
        <w:pStyle w:val="Corpodetexto"/>
        <w:jc w:val="right"/>
      </w:pPr>
      <w:r w:rsidRPr="001B2D80">
        <w:rPr>
          <w:position w:val="-24"/>
        </w:rPr>
        <w:object w:dxaOrig="2360" w:dyaOrig="620" w14:anchorId="58CAFFAA">
          <v:shape id="_x0000_i1038" type="#_x0000_t75" style="width:118.55pt;height:31.6pt" o:ole="">
            <v:imagedata r:id="rId36" o:title=""/>
          </v:shape>
          <o:OLEObject Type="Embed" ProgID="Equation.3" ShapeID="_x0000_i1038" DrawAspect="Content" ObjectID="_1710835416" r:id="rId37"/>
        </w:object>
      </w:r>
      <w:r w:rsidR="00425E14">
        <w:t>.</w:t>
      </w:r>
      <w:r w:rsidR="00425E14">
        <w:tab/>
      </w:r>
      <w:r w:rsidR="00425E14">
        <w:tab/>
      </w:r>
      <w:r w:rsidR="00425E14">
        <w:tab/>
      </w:r>
      <w:r w:rsidR="00425E14">
        <w:tab/>
        <w:t>(4</w:t>
      </w:r>
      <w:r w:rsidR="00850C0F" w:rsidRPr="001B2D80">
        <w:t>)</w:t>
      </w:r>
    </w:p>
    <w:p w14:paraId="24A1A90D" w14:textId="77777777" w:rsidR="00850C0F" w:rsidRPr="001B2D80" w:rsidRDefault="00850C0F">
      <w:pPr>
        <w:pStyle w:val="Corpodetexto"/>
      </w:pPr>
    </w:p>
    <w:p w14:paraId="68DF0B1F" w14:textId="77777777" w:rsidR="00182F4A" w:rsidRDefault="00E43909" w:rsidP="00425E14">
      <w:pPr>
        <w:pStyle w:val="Corpodetexto"/>
      </w:pPr>
      <w:r w:rsidRPr="001B2D80">
        <w:t>Deste modo, como</w:t>
      </w:r>
      <w:r w:rsidR="00850C0F" w:rsidRPr="001B2D80">
        <w:t xml:space="preserve"> </w:t>
      </w:r>
      <w:r w:rsidRPr="001B2D80">
        <w:rPr>
          <w:position w:val="-10"/>
        </w:rPr>
        <w:object w:dxaOrig="220" w:dyaOrig="320" w14:anchorId="7EBF0415">
          <v:shape id="_x0000_i1039" type="#_x0000_t75" style="width:11pt;height:16.25pt" o:ole="">
            <v:imagedata r:id="rId38" o:title=""/>
          </v:shape>
          <o:OLEObject Type="Embed" ProgID="Equation.3" ShapeID="_x0000_i1039" DrawAspect="Content" ObjectID="_1710835417" r:id="rId39"/>
        </w:object>
      </w:r>
      <w:r w:rsidR="00850C0F" w:rsidRPr="001B2D80">
        <w:t xml:space="preserve"> é paralelo a </w:t>
      </w:r>
      <w:r w:rsidRPr="001B2D80">
        <w:rPr>
          <w:position w:val="-6"/>
        </w:rPr>
        <w:object w:dxaOrig="200" w:dyaOrig="279" w14:anchorId="010C85FB">
          <v:shape id="_x0000_i1040" type="#_x0000_t75" style="width:11pt;height:14.05pt" o:ole="">
            <v:imagedata r:id="rId40" o:title=""/>
          </v:shape>
          <o:OLEObject Type="Embed" ProgID="Equation.3" ShapeID="_x0000_i1040" DrawAspect="Content" ObjectID="_1710835418" r:id="rId41"/>
        </w:object>
      </w:r>
      <w:r w:rsidR="00850C0F" w:rsidRPr="001B2D80">
        <w:t xml:space="preserve"> e </w:t>
      </w:r>
      <w:r w:rsidRPr="001B2D80">
        <w:t>p</w:t>
      </w:r>
      <w:r w:rsidR="00425E14">
        <w:t xml:space="preserve">orque da </w:t>
      </w:r>
      <w:r w:rsidR="00B479D9">
        <w:t xml:space="preserve">figura 3 </w:t>
      </w:r>
      <w:r w:rsidRPr="001B2D80">
        <w:t xml:space="preserve">se conclui que </w:t>
      </w:r>
      <w:r w:rsidRPr="001B2D80">
        <w:rPr>
          <w:position w:val="-6"/>
        </w:rPr>
        <w:object w:dxaOrig="240" w:dyaOrig="279" w14:anchorId="587C9479">
          <v:shape id="_x0000_i1041" type="#_x0000_t75" style="width:11.85pt;height:14.05pt" o:ole="">
            <v:imagedata r:id="rId42" o:title=""/>
          </v:shape>
          <o:OLEObject Type="Embed" ProgID="Equation.3" ShapeID="_x0000_i1041" DrawAspect="Content" ObjectID="_1710835419" r:id="rId43"/>
        </w:object>
      </w:r>
      <w:r w:rsidR="00850C0F" w:rsidRPr="001B2D80">
        <w:t xml:space="preserve"> é perpendicular a </w:t>
      </w:r>
      <w:r w:rsidRPr="001B2D80">
        <w:rPr>
          <w:position w:val="-4"/>
        </w:rPr>
        <w:object w:dxaOrig="200" w:dyaOrig="260" w14:anchorId="3E58B8D4">
          <v:shape id="_x0000_i1042" type="#_x0000_t75" style="width:11pt;height:12.75pt" o:ole="">
            <v:imagedata r:id="rId44" o:title=""/>
          </v:shape>
          <o:OLEObject Type="Embed" ProgID="Equation.3" ShapeID="_x0000_i1042" DrawAspect="Content" ObjectID="_1710835420" r:id="rId45"/>
        </w:object>
      </w:r>
      <w:r w:rsidR="00850C0F" w:rsidRPr="001B2D80">
        <w:t xml:space="preserve">, </w:t>
      </w:r>
      <w:r w:rsidR="00425E14">
        <w:t xml:space="preserve">pode escrever-se </w:t>
      </w:r>
    </w:p>
    <w:p w14:paraId="4FBA9554" w14:textId="77777777" w:rsidR="00425E14" w:rsidRPr="001B2D80" w:rsidRDefault="00425E14" w:rsidP="00425E14">
      <w:pPr>
        <w:pStyle w:val="Corpodetexto"/>
      </w:pPr>
    </w:p>
    <w:p w14:paraId="43FF9507" w14:textId="77777777" w:rsidR="00850C0F" w:rsidRPr="001B2D80" w:rsidRDefault="00182F4A">
      <w:pPr>
        <w:pStyle w:val="Corpodetexto"/>
        <w:jc w:val="right"/>
      </w:pPr>
      <w:r w:rsidRPr="001B2D80">
        <w:rPr>
          <w:position w:val="-30"/>
        </w:rPr>
        <w:object w:dxaOrig="1480" w:dyaOrig="720" w14:anchorId="6CB77E45">
          <v:shape id="_x0000_i1043" type="#_x0000_t75" style="width:74.2pt;height:36pt" o:ole="">
            <v:imagedata r:id="rId46" o:title=""/>
          </v:shape>
          <o:OLEObject Type="Embed" ProgID="Equation.3" ShapeID="_x0000_i1043" DrawAspect="Content" ObjectID="_1710835421" r:id="rId47"/>
        </w:object>
      </w:r>
      <w:r w:rsidR="00425E14">
        <w:tab/>
      </w:r>
      <w:r w:rsidR="00425E14">
        <w:tab/>
      </w:r>
      <w:r w:rsidR="00425E14">
        <w:tab/>
      </w:r>
      <w:r w:rsidR="00425E14">
        <w:tab/>
      </w:r>
      <w:r w:rsidR="00425E14">
        <w:tab/>
      </w:r>
    </w:p>
    <w:p w14:paraId="3F04FB65" w14:textId="77777777" w:rsidR="00850C0F" w:rsidRPr="001B2D80" w:rsidRDefault="00850C0F">
      <w:pPr>
        <w:pStyle w:val="Corpodetexto"/>
        <w:jc w:val="center"/>
      </w:pPr>
    </w:p>
    <w:p w14:paraId="3D2D20F7" w14:textId="77777777" w:rsidR="00850C0F" w:rsidRPr="001B2D80" w:rsidRDefault="00182F4A">
      <w:pPr>
        <w:pStyle w:val="Corpodetexto"/>
      </w:pPr>
      <w:r w:rsidRPr="001B2D80">
        <w:t xml:space="preserve">e a </w:t>
      </w:r>
      <w:r w:rsidR="00847CCE" w:rsidRPr="001B2D80">
        <w:t xml:space="preserve">energia </w:t>
      </w:r>
      <w:r w:rsidR="00425E14">
        <w:t>total do sistema definida em (2</w:t>
      </w:r>
      <w:r w:rsidR="00850C0F" w:rsidRPr="001B2D80">
        <w:t>) toma a forma</w:t>
      </w:r>
    </w:p>
    <w:p w14:paraId="07568451" w14:textId="77777777" w:rsidR="00850C0F" w:rsidRPr="001B2D80" w:rsidRDefault="00850C0F">
      <w:pPr>
        <w:pStyle w:val="Corpodetexto"/>
      </w:pPr>
    </w:p>
    <w:p w14:paraId="1D1ED013" w14:textId="77777777" w:rsidR="00850C0F" w:rsidRPr="001B2D80" w:rsidRDefault="00182F4A" w:rsidP="00182F4A">
      <w:pPr>
        <w:pStyle w:val="Corpodetexto"/>
        <w:jc w:val="right"/>
      </w:pPr>
      <w:r w:rsidRPr="001B2D80">
        <w:rPr>
          <w:position w:val="-24"/>
        </w:rPr>
        <w:object w:dxaOrig="3360" w:dyaOrig="620" w14:anchorId="5674146D">
          <v:shape id="_x0000_i1044" type="#_x0000_t75" style="width:167.7pt;height:31.6pt" o:ole="" filled="t">
            <v:imagedata r:id="rId48" o:title=""/>
          </v:shape>
          <o:OLEObject Type="Embed" ProgID="Equation.3" ShapeID="_x0000_i1044" DrawAspect="Content" ObjectID="_1710835422" r:id="rId49"/>
        </w:object>
      </w:r>
      <w:r w:rsidR="00850C0F" w:rsidRPr="001B2D80">
        <w:tab/>
      </w:r>
      <w:r w:rsidR="00B479D9">
        <w:t>.</w:t>
      </w:r>
      <w:r w:rsidR="00850C0F" w:rsidRPr="001B2D80">
        <w:tab/>
      </w:r>
      <w:r w:rsidRPr="001B2D80">
        <w:tab/>
      </w:r>
      <w:r w:rsidR="00850C0F" w:rsidRPr="001B2D80">
        <w:tab/>
        <w:t>(5)</w:t>
      </w:r>
    </w:p>
    <w:p w14:paraId="422128AB" w14:textId="77777777" w:rsidR="00850C0F" w:rsidRPr="001B2D80" w:rsidRDefault="00850C0F">
      <w:pPr>
        <w:pStyle w:val="Corpodetexto"/>
      </w:pPr>
      <w:r w:rsidRPr="001B2D80">
        <w:t>Como</w:t>
      </w:r>
      <w:r w:rsidR="00182F4A" w:rsidRPr="001B2D80">
        <w:t>,</w:t>
      </w:r>
      <w:r w:rsidRPr="001B2D80">
        <w:t xml:space="preserve"> de acordo com o “</w:t>
      </w:r>
      <w:r w:rsidRPr="001B2D80">
        <w:rPr>
          <w:i/>
        </w:rPr>
        <w:t>princípio da conservação da energia</w:t>
      </w:r>
      <w:r w:rsidRPr="001B2D80">
        <w:t>”</w:t>
      </w:r>
      <w:r w:rsidR="00182F4A" w:rsidRPr="001B2D80">
        <w:t>,</w:t>
      </w:r>
      <w:r w:rsidRPr="001B2D80">
        <w:t xml:space="preserve"> a energia total </w:t>
      </w:r>
      <w:r w:rsidRPr="001B2D80">
        <w:rPr>
          <w:i/>
        </w:rPr>
        <w:t>E</w:t>
      </w:r>
      <w:r w:rsidRPr="001B2D80">
        <w:t xml:space="preserve"> é constante ao longo do tempo, a sua derivada em</w:t>
      </w:r>
      <w:r w:rsidR="00182F4A" w:rsidRPr="001B2D80">
        <w:t xml:space="preserve"> ordem ao tempo tem de ser nula</w:t>
      </w:r>
    </w:p>
    <w:p w14:paraId="0D21F1B4" w14:textId="77777777" w:rsidR="00850C0F" w:rsidRPr="001B2D80" w:rsidRDefault="00850C0F">
      <w:pPr>
        <w:pStyle w:val="Corpodetexto"/>
      </w:pPr>
    </w:p>
    <w:p w14:paraId="6A42481A" w14:textId="77777777" w:rsidR="00850C0F" w:rsidRPr="001B2D80" w:rsidRDefault="004E6B8E" w:rsidP="00182F4A">
      <w:pPr>
        <w:pStyle w:val="Corpodetexto"/>
        <w:jc w:val="right"/>
      </w:pPr>
      <w:r w:rsidRPr="001B2D80">
        <w:rPr>
          <w:position w:val="-24"/>
        </w:rPr>
        <w:object w:dxaOrig="4239" w:dyaOrig="620" w14:anchorId="3E408113">
          <v:shape id="_x0000_i1045" type="#_x0000_t75" style="width:212.05pt;height:31.6pt" o:ole="" filled="t">
            <v:imagedata r:id="rId50" o:title=""/>
          </v:shape>
          <o:OLEObject Type="Embed" ProgID="Equation.3" ShapeID="_x0000_i1045" DrawAspect="Content" ObjectID="_1710835423" r:id="rId51"/>
        </w:object>
      </w:r>
      <w:r w:rsidR="0036373E" w:rsidRPr="001B2D80">
        <w:t>,</w:t>
      </w:r>
      <w:r w:rsidR="00850C0F" w:rsidRPr="001B2D80">
        <w:tab/>
      </w:r>
      <w:r w:rsidR="00850C0F" w:rsidRPr="001B2D80">
        <w:tab/>
      </w:r>
      <w:r w:rsidR="00182F4A" w:rsidRPr="001B2D80">
        <w:tab/>
      </w:r>
      <w:r w:rsidR="00850C0F" w:rsidRPr="001B2D80">
        <w:t>(6a)</w:t>
      </w:r>
    </w:p>
    <w:p w14:paraId="0BD4F2C0" w14:textId="77777777" w:rsidR="00850C0F" w:rsidRPr="001B2D80" w:rsidRDefault="00850C0F" w:rsidP="00850C0F">
      <w:pPr>
        <w:pStyle w:val="Corpodetexto"/>
      </w:pPr>
      <w:r w:rsidRPr="001B2D80">
        <w:t>ou seja</w:t>
      </w:r>
    </w:p>
    <w:p w14:paraId="03717969" w14:textId="77777777" w:rsidR="00850C0F" w:rsidRPr="001B2D80" w:rsidRDefault="00182F4A" w:rsidP="00850C0F">
      <w:pPr>
        <w:pStyle w:val="Corpodetexto"/>
        <w:jc w:val="right"/>
      </w:pPr>
      <w:r w:rsidRPr="001B2D80">
        <w:rPr>
          <w:position w:val="-26"/>
        </w:rPr>
        <w:object w:dxaOrig="3960" w:dyaOrig="700" w14:anchorId="4BA489D2">
          <v:shape id="_x0000_i1046" type="#_x0000_t75" style="width:198.9pt;height:35.1pt" o:ole="">
            <v:imagedata r:id="rId52" o:title=""/>
          </v:shape>
          <o:OLEObject Type="Embed" ProgID="Equation.3" ShapeID="_x0000_i1046" DrawAspect="Content" ObjectID="_1710835424" r:id="rId53"/>
        </w:object>
      </w:r>
      <w:r w:rsidRPr="001B2D80">
        <w:t>.</w:t>
      </w:r>
      <w:r w:rsidR="00850C0F" w:rsidRPr="001B2D80">
        <w:tab/>
      </w:r>
      <w:r w:rsidR="00850C0F" w:rsidRPr="001B2D80">
        <w:tab/>
      </w:r>
      <w:r w:rsidR="00850C0F" w:rsidRPr="001B2D80">
        <w:tab/>
        <w:t>(6b)</w:t>
      </w:r>
    </w:p>
    <w:p w14:paraId="334B5376" w14:textId="77777777" w:rsidR="00850C0F" w:rsidRPr="001B2D80" w:rsidRDefault="00850C0F">
      <w:pPr>
        <w:pStyle w:val="Corpodetexto"/>
        <w:jc w:val="center"/>
      </w:pPr>
    </w:p>
    <w:p w14:paraId="6BCDB70C" w14:textId="77777777" w:rsidR="00425E14" w:rsidRDefault="00850C0F">
      <w:pPr>
        <w:pStyle w:val="Corpodetexto"/>
      </w:pPr>
      <w:r w:rsidRPr="001B2D80" w:rsidDel="00C96F6D">
        <w:t>A</w:t>
      </w:r>
      <w:r w:rsidR="00877D17" w:rsidRPr="001B2D80">
        <w:t xml:space="preserve"> </w:t>
      </w:r>
      <w:proofErr w:type="spellStart"/>
      <w:r w:rsidR="00877D17" w:rsidRPr="001B2D80">
        <w:t>trajectória</w:t>
      </w:r>
      <w:proofErr w:type="spellEnd"/>
      <w:r w:rsidR="00877D17" w:rsidRPr="001B2D80">
        <w:rPr>
          <w:position w:val="-10"/>
        </w:rPr>
        <w:object w:dxaOrig="440" w:dyaOrig="320" w14:anchorId="024827EB">
          <v:shape id="_x0000_i1047" type="#_x0000_t75" style="width:21.95pt;height:16.25pt" o:ole="" filled="t">
            <v:imagedata r:id="rId54" o:title=""/>
          </v:shape>
          <o:OLEObject Type="Embed" ProgID="Equation.3" ShapeID="_x0000_i1047" DrawAspect="Content" ObjectID="_1710835425" r:id="rId55"/>
        </w:object>
      </w:r>
      <w:r w:rsidRPr="001B2D80">
        <w:t xml:space="preserve">pode ser obtida </w:t>
      </w:r>
      <w:r w:rsidR="00877D17" w:rsidRPr="001B2D80">
        <w:t xml:space="preserve">resolvendo a </w:t>
      </w:r>
      <w:r w:rsidRPr="001B2D80">
        <w:t>eq</w:t>
      </w:r>
      <w:r w:rsidR="00877D17" w:rsidRPr="001B2D80">
        <w:t xml:space="preserve">uação (6b), o que se pode conseguir tentando uma solução da </w:t>
      </w:r>
      <w:r w:rsidRPr="001B2D80">
        <w:t>forma</w:t>
      </w:r>
      <w:r w:rsidR="00877D17" w:rsidRPr="001B2D80">
        <w:rPr>
          <w:position w:val="-10"/>
        </w:rPr>
        <w:object w:dxaOrig="1740" w:dyaOrig="380" w14:anchorId="253001B1">
          <v:shape id="_x0000_i1048" type="#_x0000_t75" style="width:87.35pt;height:18.45pt" o:ole="" filled="t">
            <v:imagedata r:id="rId56" o:title=""/>
          </v:shape>
          <o:OLEObject Type="Embed" ProgID="Equation.3" ShapeID="_x0000_i1048" DrawAspect="Content" ObjectID="_1710835426" r:id="rId57"/>
        </w:object>
      </w:r>
      <w:r w:rsidR="00877D17" w:rsidRPr="001B2D80">
        <w:t xml:space="preserve"> para as condições iniciais </w:t>
      </w:r>
      <w:r w:rsidR="00877D17" w:rsidRPr="001B2D80">
        <w:rPr>
          <w:position w:val="-10"/>
        </w:rPr>
        <w:object w:dxaOrig="1160" w:dyaOrig="320" w14:anchorId="3DBDBA4C">
          <v:shape id="_x0000_i1049" type="#_x0000_t75" style="width:57.95pt;height:16.25pt" o:ole="" filled="t">
            <v:imagedata r:id="rId58" o:title=""/>
          </v:shape>
          <o:OLEObject Type="Embed" ProgID="Equation.3" ShapeID="_x0000_i1049" DrawAspect="Content" ObjectID="_1710835427" r:id="rId59"/>
        </w:object>
      </w:r>
      <w:r w:rsidR="00877D17" w:rsidRPr="001B2D80">
        <w:t xml:space="preserve"> e</w:t>
      </w:r>
      <w:r w:rsidRPr="001B2D80">
        <w:t xml:space="preserve"> </w:t>
      </w:r>
      <w:r w:rsidR="00B479D9" w:rsidRPr="001B2D80">
        <w:rPr>
          <w:position w:val="-10"/>
        </w:rPr>
        <w:object w:dxaOrig="1160" w:dyaOrig="320" w14:anchorId="32A0BBAB">
          <v:shape id="_x0000_i1050" type="#_x0000_t75" style="width:57.95pt;height:16.25pt" o:ole="" filled="t">
            <v:imagedata r:id="rId60" o:title=""/>
          </v:shape>
          <o:OLEObject Type="Embed" ProgID="Equation.3" ShapeID="_x0000_i1050" DrawAspect="Content" ObjectID="_1710835428" r:id="rId61"/>
        </w:object>
      </w:r>
      <w:r w:rsidR="00877D17" w:rsidRPr="001B2D80">
        <w:t xml:space="preserve">. O resultado é </w:t>
      </w:r>
    </w:p>
    <w:p w14:paraId="4DF437C0" w14:textId="77777777" w:rsidR="00425E14" w:rsidRPr="001B2D80" w:rsidRDefault="00425E14">
      <w:pPr>
        <w:pStyle w:val="Corpodetexto"/>
      </w:pPr>
    </w:p>
    <w:p w14:paraId="2D0BAC46" w14:textId="77777777" w:rsidR="00850C0F" w:rsidRPr="001B2D80" w:rsidRDefault="00877D17" w:rsidP="00425E14">
      <w:pPr>
        <w:pStyle w:val="Corpodetexto"/>
        <w:jc w:val="right"/>
      </w:pPr>
      <w:r w:rsidRPr="001B2D80">
        <w:rPr>
          <w:position w:val="-30"/>
        </w:rPr>
        <w:object w:dxaOrig="2040" w:dyaOrig="680" w14:anchorId="5B4C6297">
          <v:shape id="_x0000_i1051" type="#_x0000_t75" style="width:101.85pt;height:33.35pt" o:ole="" filled="t">
            <v:imagedata r:id="rId62" o:title=""/>
          </v:shape>
          <o:OLEObject Type="Embed" ProgID="Equation.3" ShapeID="_x0000_i1051" DrawAspect="Content" ObjectID="_1710835429" r:id="rId63"/>
        </w:object>
      </w:r>
      <w:r w:rsidR="00850C0F" w:rsidRPr="001B2D80">
        <w:tab/>
      </w:r>
      <w:r w:rsidRPr="001B2D80">
        <w:t>,</w:t>
      </w:r>
      <w:r w:rsidR="00425E14">
        <w:tab/>
      </w:r>
      <w:r w:rsidR="00425E14">
        <w:tab/>
      </w:r>
      <w:r w:rsidR="00425E14">
        <w:tab/>
      </w:r>
      <w:r w:rsidR="00425E14">
        <w:tab/>
        <w:t>(7)</w:t>
      </w:r>
    </w:p>
    <w:p w14:paraId="33DCC602" w14:textId="77777777" w:rsidR="00850C0F" w:rsidRPr="001B2D80" w:rsidRDefault="00877D17">
      <w:pPr>
        <w:pStyle w:val="Corpodetexto"/>
      </w:pPr>
      <w:r w:rsidRPr="001B2D80">
        <w:t xml:space="preserve">donde se obtém </w:t>
      </w:r>
      <w:r w:rsidR="000A2A67" w:rsidRPr="001B2D80">
        <w:t xml:space="preserve">a velocidade </w:t>
      </w:r>
    </w:p>
    <w:p w14:paraId="37A506A1" w14:textId="77777777" w:rsidR="00850C0F" w:rsidRPr="001B2D80" w:rsidRDefault="000A2A67">
      <w:pPr>
        <w:pStyle w:val="Corpodetexto"/>
        <w:jc w:val="right"/>
      </w:pPr>
      <w:r w:rsidRPr="001B2D80">
        <w:rPr>
          <w:position w:val="-30"/>
        </w:rPr>
        <w:object w:dxaOrig="2280" w:dyaOrig="680" w14:anchorId="1C6F2209">
          <v:shape id="_x0000_i1052" type="#_x0000_t75" style="width:114.6pt;height:33.35pt" o:ole="" filled="t">
            <v:imagedata r:id="rId64" o:title=""/>
          </v:shape>
          <o:OLEObject Type="Embed" ProgID="Equation.3" ShapeID="_x0000_i1052" DrawAspect="Content" ObjectID="_1710835430" r:id="rId65"/>
        </w:object>
      </w:r>
      <w:r w:rsidR="00877D17" w:rsidRPr="001B2D80">
        <w:t xml:space="preserve"> .</w:t>
      </w:r>
      <w:r w:rsidR="00850C0F" w:rsidRPr="001B2D80">
        <w:tab/>
      </w:r>
      <w:r w:rsidR="00850C0F" w:rsidRPr="001B2D80">
        <w:tab/>
      </w:r>
      <w:r w:rsidR="00850C0F" w:rsidRPr="001B2D80">
        <w:tab/>
      </w:r>
      <w:r w:rsidR="00850C0F" w:rsidRPr="001B2D80">
        <w:tab/>
        <w:t>(8)</w:t>
      </w:r>
    </w:p>
    <w:p w14:paraId="50FC2867" w14:textId="77777777" w:rsidR="001534EF" w:rsidRPr="001B2D80" w:rsidRDefault="001534EF" w:rsidP="00CD581A">
      <w:pPr>
        <w:pStyle w:val="Corpodetexto"/>
      </w:pPr>
    </w:p>
    <w:p w14:paraId="74A6D00E" w14:textId="77777777" w:rsidR="00425E14" w:rsidRPr="001B2D80" w:rsidRDefault="00847CCE" w:rsidP="00CD581A">
      <w:pPr>
        <w:pStyle w:val="Corpodetexto"/>
      </w:pPr>
      <w:r w:rsidRPr="001B2D80">
        <w:t xml:space="preserve">A </w:t>
      </w:r>
      <w:r w:rsidR="00850C0F" w:rsidRPr="001B2D80">
        <w:t xml:space="preserve">equação (7) pode ser utilizada para determinar </w:t>
      </w:r>
      <w:proofErr w:type="spellStart"/>
      <w:r w:rsidR="00995E03">
        <w:t>indirectamente</w:t>
      </w:r>
      <w:proofErr w:type="spellEnd"/>
      <w:r w:rsidR="00995E03">
        <w:t xml:space="preserve"> </w:t>
      </w:r>
      <w:r w:rsidR="00850C0F" w:rsidRPr="001B2D80">
        <w:t xml:space="preserve">o momento de inércia </w:t>
      </w:r>
      <w:proofErr w:type="spellStart"/>
      <w:r w:rsidR="00850C0F" w:rsidRPr="001B2D80">
        <w:rPr>
          <w:i/>
        </w:rPr>
        <w:t>I</w:t>
      </w:r>
      <w:r w:rsidR="00850C0F" w:rsidRPr="001B2D80">
        <w:rPr>
          <w:i/>
          <w:vertAlign w:val="subscript"/>
        </w:rPr>
        <w:t>z</w:t>
      </w:r>
      <w:proofErr w:type="spellEnd"/>
      <w:r w:rsidR="00850C0F" w:rsidRPr="001B2D80">
        <w:t xml:space="preserve"> a partir do ajuste de uma função tipo </w:t>
      </w:r>
      <w:r w:rsidR="000A2A67" w:rsidRPr="001B2D80">
        <w:rPr>
          <w:position w:val="-4"/>
        </w:rPr>
        <w:object w:dxaOrig="940" w:dyaOrig="320" w14:anchorId="6E796B50">
          <v:shape id="_x0000_i1053" type="#_x0000_t75" style="width:46.55pt;height:16.25pt" o:ole="">
            <v:imagedata r:id="rId66" o:title=""/>
          </v:shape>
          <o:OLEObject Type="Embed" ProgID="Equation.3" ShapeID="_x0000_i1053" DrawAspect="Content" ObjectID="_1710835431" r:id="rId67"/>
        </w:object>
      </w:r>
      <w:r w:rsidR="00E82912">
        <w:t xml:space="preserve"> </w:t>
      </w:r>
      <w:r w:rsidR="00850C0F" w:rsidRPr="001B2D80">
        <w:t xml:space="preserve">aos pontos </w:t>
      </w:r>
      <w:r w:rsidR="000A2A67" w:rsidRPr="001B2D80">
        <w:t xml:space="preserve">correspondentes a </w:t>
      </w:r>
      <w:r w:rsidR="00850C0F" w:rsidRPr="001B2D80">
        <w:t xml:space="preserve">um conjunto de pares de valores </w:t>
      </w:r>
      <w:r w:rsidR="000A2A67" w:rsidRPr="001B2D80">
        <w:rPr>
          <w:position w:val="-10"/>
        </w:rPr>
        <w:object w:dxaOrig="1359" w:dyaOrig="320" w14:anchorId="4316D72B">
          <v:shape id="_x0000_i1054" type="#_x0000_t75" style="width:68.05pt;height:16.25pt" o:ole="">
            <v:imagedata r:id="rId68" o:title=""/>
          </v:shape>
          <o:OLEObject Type="Embed" ProgID="Equation.3" ShapeID="_x0000_i1054" DrawAspect="Content" ObjectID="_1710835432" r:id="rId69"/>
        </w:object>
      </w:r>
      <w:r w:rsidR="000A2A67" w:rsidRPr="001B2D80">
        <w:t>,</w:t>
      </w:r>
      <w:r w:rsidR="00850C0F" w:rsidRPr="001B2D80">
        <w:t xml:space="preserve"> </w:t>
      </w:r>
      <w:r w:rsidR="008D269C">
        <w:t>quando se realiza a exp</w:t>
      </w:r>
      <w:r w:rsidR="00E82912">
        <w:t>eriência</w:t>
      </w:r>
      <w:r w:rsidR="008D269C">
        <w:t xml:space="preserve"> para diferentes </w:t>
      </w:r>
      <w:proofErr w:type="spellStart"/>
      <w:r w:rsidR="008D269C">
        <w:t>percusos</w:t>
      </w:r>
      <w:proofErr w:type="spellEnd"/>
      <w:r w:rsidR="008D269C">
        <w:t xml:space="preserve"> “</w:t>
      </w:r>
      <w:r w:rsidR="008D269C">
        <w:rPr>
          <w:i/>
          <w:iCs/>
        </w:rPr>
        <w:t>s</w:t>
      </w:r>
      <w:r w:rsidR="008D269C">
        <w:t xml:space="preserve">”, </w:t>
      </w:r>
      <w:r w:rsidR="00850C0F" w:rsidRPr="001B2D80">
        <w:t>como no exemplo da Figura 4.</w:t>
      </w:r>
      <w:r w:rsidR="000A2A67" w:rsidRPr="001B2D80">
        <w:t xml:space="preserve"> </w:t>
      </w:r>
    </w:p>
    <w:p w14:paraId="3E88A4B8" w14:textId="77777777" w:rsidR="00850C0F" w:rsidRPr="001B2D80" w:rsidRDefault="00327B0C">
      <w:pPr>
        <w:pStyle w:val="Corpodetexto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5E49773E" wp14:editId="43707192">
            <wp:extent cx="3329940" cy="24758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" b="3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F599" w14:textId="77777777" w:rsidR="00850C0F" w:rsidRPr="001B2D80" w:rsidRDefault="00850C0F" w:rsidP="000A2A67">
      <w:pPr>
        <w:pStyle w:val="Corpodetexto"/>
        <w:ind w:left="720"/>
      </w:pPr>
      <w:r w:rsidRPr="001B2D80">
        <w:rPr>
          <w:b/>
        </w:rPr>
        <w:t>Figura 4:</w:t>
      </w:r>
      <w:r w:rsidRPr="001B2D80">
        <w:t xml:space="preserve"> Variação de </w:t>
      </w:r>
      <w:r w:rsidRPr="001B2D80">
        <w:rPr>
          <w:i/>
        </w:rPr>
        <w:t>s</w:t>
      </w:r>
      <w:r w:rsidRPr="001B2D80">
        <w:t xml:space="preserve"> com </w:t>
      </w:r>
      <w:r w:rsidRPr="001B2D80">
        <w:rPr>
          <w:i/>
        </w:rPr>
        <w:t>t</w:t>
      </w:r>
      <w:r w:rsidRPr="001B2D80">
        <w:t xml:space="preserve">. </w:t>
      </w:r>
      <w:r w:rsidR="000A2A67" w:rsidRPr="001B2D80">
        <w:t xml:space="preserve">A curva é o resultado do ajuste de uma função do tipo </w:t>
      </w:r>
      <w:r w:rsidR="000A2A67" w:rsidRPr="001B2D80">
        <w:rPr>
          <w:position w:val="-4"/>
        </w:rPr>
        <w:object w:dxaOrig="940" w:dyaOrig="320" w14:anchorId="4BC1C508">
          <v:shape id="_x0000_i1055" type="#_x0000_t75" style="width:46.55pt;height:16.25pt" o:ole="">
            <v:imagedata r:id="rId71" o:title=""/>
          </v:shape>
          <o:OLEObject Type="Embed" ProgID="Equation.3" ShapeID="_x0000_i1055" DrawAspect="Content" ObjectID="_1710835433" r:id="rId72"/>
        </w:object>
      </w:r>
      <w:r w:rsidR="000A2A67" w:rsidRPr="001B2D80">
        <w:t>aos pontos, usando o método dos mínimos quadrados.</w:t>
      </w:r>
    </w:p>
    <w:p w14:paraId="4D919E63" w14:textId="77777777" w:rsidR="00425E14" w:rsidRDefault="00425E14" w:rsidP="00CD581A">
      <w:pPr>
        <w:pStyle w:val="Corpodetexto"/>
      </w:pPr>
    </w:p>
    <w:p w14:paraId="66761175" w14:textId="77777777" w:rsidR="00CD581A" w:rsidRPr="001B2D80" w:rsidRDefault="00CD581A" w:rsidP="00CD581A">
      <w:pPr>
        <w:pStyle w:val="Corpodetexto"/>
      </w:pPr>
      <w:r w:rsidRPr="001B2D80">
        <w:t xml:space="preserve">Nesse caso deve ter-se </w:t>
      </w:r>
    </w:p>
    <w:p w14:paraId="5A889902" w14:textId="77777777" w:rsidR="00CD581A" w:rsidRPr="001B2D80" w:rsidRDefault="00CD581A" w:rsidP="00CD581A">
      <w:pPr>
        <w:pStyle w:val="Corpodetexto"/>
      </w:pPr>
    </w:p>
    <w:p w14:paraId="4562C3F5" w14:textId="77777777" w:rsidR="00CD581A" w:rsidRPr="001B2D80" w:rsidRDefault="00CD581A" w:rsidP="005B61AF">
      <w:pPr>
        <w:pStyle w:val="Corpodetexto"/>
        <w:ind w:left="2160" w:firstLine="720"/>
        <w:jc w:val="right"/>
      </w:pPr>
      <w:r w:rsidRPr="001B2D80">
        <w:rPr>
          <w:position w:val="-48"/>
        </w:rPr>
        <w:object w:dxaOrig="1780" w:dyaOrig="1080" w14:anchorId="63B09953">
          <v:shape id="_x0000_i1056" type="#_x0000_t75" style="width:89.1pt;height:54pt" o:ole="" filled="t">
            <v:imagedata r:id="rId73" o:title=""/>
          </v:shape>
          <o:OLEObject Type="Embed" ProgID="Equation.3" ShapeID="_x0000_i1056" DrawAspect="Content" ObjectID="_1710835434" r:id="rId74"/>
        </w:object>
      </w:r>
      <w:r w:rsidRPr="001B2D80">
        <w:tab/>
      </w:r>
      <w:r w:rsidRPr="001B2D80">
        <w:tab/>
      </w:r>
      <w:r w:rsidRPr="001B2D80">
        <w:tab/>
      </w:r>
      <w:r w:rsidRPr="001B2D80">
        <w:tab/>
      </w:r>
      <w:r w:rsidRPr="001B2D80">
        <w:tab/>
        <w:t>(9)</w:t>
      </w:r>
    </w:p>
    <w:p w14:paraId="79046CDC" w14:textId="77777777" w:rsidR="00CD581A" w:rsidRPr="001B2D80" w:rsidRDefault="00CD581A" w:rsidP="00CD581A">
      <w:pPr>
        <w:pStyle w:val="Corpodetexto"/>
        <w:ind w:left="2160" w:firstLine="720"/>
      </w:pPr>
    </w:p>
    <w:p w14:paraId="39D1327A" w14:textId="77777777" w:rsidR="00CD581A" w:rsidRPr="001B2D80" w:rsidRDefault="00CD581A" w:rsidP="00CD581A">
      <w:pPr>
        <w:pStyle w:val="Corpodetexto"/>
      </w:pPr>
      <w:r w:rsidRPr="001B2D80">
        <w:t xml:space="preserve">e conhecidos </w:t>
      </w:r>
      <w:r w:rsidRPr="001B2D80">
        <w:rPr>
          <w:i/>
        </w:rPr>
        <w:t>A</w:t>
      </w:r>
      <w:r w:rsidRPr="001B2D80">
        <w:t xml:space="preserve">, </w:t>
      </w:r>
      <w:r w:rsidRPr="001B2D80">
        <w:rPr>
          <w:i/>
        </w:rPr>
        <w:t>m</w:t>
      </w:r>
      <w:r w:rsidRPr="001B2D80">
        <w:t xml:space="preserve"> e </w:t>
      </w:r>
      <w:r w:rsidRPr="001B2D80">
        <w:rPr>
          <w:i/>
        </w:rPr>
        <w:t>r</w:t>
      </w:r>
      <w:r w:rsidRPr="001B2D80">
        <w:t xml:space="preserve"> pode determinar-se </w:t>
      </w:r>
      <w:proofErr w:type="spellStart"/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proofErr w:type="spellEnd"/>
      <w:r w:rsidRPr="001B2D80">
        <w:t>.</w:t>
      </w:r>
    </w:p>
    <w:p w14:paraId="298A4438" w14:textId="77777777" w:rsidR="001534EF" w:rsidRPr="001B2D80" w:rsidRDefault="001534EF" w:rsidP="001534EF">
      <w:pPr>
        <w:pStyle w:val="Corpodetexto"/>
      </w:pPr>
      <w:r w:rsidRPr="001B2D80">
        <w:t xml:space="preserve">O momento de inércia </w:t>
      </w:r>
      <w:proofErr w:type="spellStart"/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proofErr w:type="spellEnd"/>
      <w:r w:rsidRPr="001B2D80">
        <w:t xml:space="preserve"> pode também obter-se a partir da equação (8), ajustando mais uma vez uma função tipo </w:t>
      </w:r>
      <w:r w:rsidRPr="001B2D80">
        <w:rPr>
          <w:position w:val="-4"/>
        </w:rPr>
        <w:object w:dxaOrig="940" w:dyaOrig="320" w14:anchorId="08F6E1B1">
          <v:shape id="_x0000_i1057" type="#_x0000_t75" style="width:46.55pt;height:16.25pt" o:ole="">
            <v:imagedata r:id="rId66" o:title=""/>
          </v:shape>
          <o:OLEObject Type="Embed" ProgID="Equation.3" ShapeID="_x0000_i1057" DrawAspect="Content" ObjectID="_1710835435" r:id="rId75"/>
        </w:object>
      </w:r>
      <w:r w:rsidRPr="001B2D80">
        <w:t xml:space="preserve">aos pontos correspondentes a um conjunto de pares de valores </w:t>
      </w:r>
      <w:r w:rsidRPr="001B2D80">
        <w:rPr>
          <w:position w:val="-10"/>
        </w:rPr>
        <w:object w:dxaOrig="1340" w:dyaOrig="320" w14:anchorId="023D034B">
          <v:shape id="_x0000_i1058" type="#_x0000_t75" style="width:67.6pt;height:16.25pt" o:ole="">
            <v:imagedata r:id="rId76" o:title=""/>
          </v:shape>
          <o:OLEObject Type="Embed" ProgID="Equation.3" ShapeID="_x0000_i1058" DrawAspect="Content" ObjectID="_1710835436" r:id="rId77"/>
        </w:object>
      </w:r>
      <w:r w:rsidRPr="001B2D80">
        <w:t xml:space="preserve">, como no exemplo da Figura 5. </w:t>
      </w:r>
    </w:p>
    <w:p w14:paraId="3867E047" w14:textId="77777777" w:rsidR="00850C0F" w:rsidRPr="001B2D80" w:rsidRDefault="00850C0F" w:rsidP="00850C0F">
      <w:pPr>
        <w:pStyle w:val="Corpodetexto"/>
      </w:pPr>
    </w:p>
    <w:p w14:paraId="0413C5A9" w14:textId="77777777" w:rsidR="00850C0F" w:rsidRPr="001B2D80" w:rsidRDefault="00327B0C" w:rsidP="00850C0F">
      <w:pPr>
        <w:pStyle w:val="Corpodetexto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79B40C5D" wp14:editId="0B4B4DDE">
            <wp:extent cx="3226435" cy="2527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8AE9" w14:textId="77777777" w:rsidR="001534EF" w:rsidRPr="001B2D80" w:rsidRDefault="00850C0F" w:rsidP="001534EF">
      <w:pPr>
        <w:pStyle w:val="Corpodetexto"/>
        <w:ind w:left="720"/>
      </w:pPr>
      <w:r w:rsidRPr="001B2D80">
        <w:rPr>
          <w:b/>
        </w:rPr>
        <w:t>Figura 5</w:t>
      </w:r>
      <w:r w:rsidR="005B61AF" w:rsidRPr="001B2D80">
        <w:t>: Variação de</w:t>
      </w:r>
      <w:r w:rsidRPr="001B2D80">
        <w:t xml:space="preserve"> </w:t>
      </w:r>
      <w:r w:rsidRPr="001B2D80">
        <w:rPr>
          <w:i/>
        </w:rPr>
        <w:t>v</w:t>
      </w:r>
      <w:r w:rsidRPr="001B2D80">
        <w:t xml:space="preserve"> com </w:t>
      </w:r>
      <w:r w:rsidRPr="001B2D80">
        <w:rPr>
          <w:i/>
        </w:rPr>
        <w:t>t.</w:t>
      </w:r>
      <w:r w:rsidRPr="001B2D80">
        <w:t xml:space="preserve"> </w:t>
      </w:r>
      <w:r w:rsidR="001534EF" w:rsidRPr="001B2D80">
        <w:t xml:space="preserve">A </w:t>
      </w:r>
      <w:proofErr w:type="spellStart"/>
      <w:r w:rsidR="001534EF" w:rsidRPr="001B2D80">
        <w:t>recta</w:t>
      </w:r>
      <w:proofErr w:type="spellEnd"/>
      <w:r w:rsidR="001534EF" w:rsidRPr="001B2D80">
        <w:t xml:space="preserve"> é o resultado do ajuste de uma função do tipo </w:t>
      </w:r>
      <w:r w:rsidR="001534EF" w:rsidRPr="001B2D80">
        <w:rPr>
          <w:position w:val="-4"/>
        </w:rPr>
        <w:object w:dxaOrig="940" w:dyaOrig="320" w14:anchorId="62F6EE6D">
          <v:shape id="_x0000_i1059" type="#_x0000_t75" style="width:46.55pt;height:16.25pt" o:ole="">
            <v:imagedata r:id="rId71" o:title=""/>
          </v:shape>
          <o:OLEObject Type="Embed" ProgID="Equation.3" ShapeID="_x0000_i1059" DrawAspect="Content" ObjectID="_1710835437" r:id="rId79"/>
        </w:object>
      </w:r>
      <w:r w:rsidR="001534EF" w:rsidRPr="001B2D80">
        <w:t>aos pontos, usando o método dos mínimos quadrados.</w:t>
      </w:r>
    </w:p>
    <w:p w14:paraId="61E7CE0E" w14:textId="77777777" w:rsidR="001534EF" w:rsidRPr="001B2D80" w:rsidRDefault="001534EF" w:rsidP="00850C0F">
      <w:pPr>
        <w:pStyle w:val="Corpodetexto"/>
      </w:pPr>
    </w:p>
    <w:p w14:paraId="14D8DEE2" w14:textId="77777777" w:rsidR="005B61AF" w:rsidRPr="001B2D80" w:rsidRDefault="005B61AF" w:rsidP="005B61AF">
      <w:pPr>
        <w:pStyle w:val="Corpodetexto"/>
      </w:pPr>
      <w:r w:rsidRPr="001B2D80">
        <w:t xml:space="preserve">Nesse caso deve ter-se </w:t>
      </w:r>
    </w:p>
    <w:p w14:paraId="5EEB37E0" w14:textId="77777777" w:rsidR="005B61AF" w:rsidRPr="001B2D80" w:rsidRDefault="005B61AF" w:rsidP="005B61AF">
      <w:pPr>
        <w:pStyle w:val="Corpodetexto"/>
      </w:pPr>
    </w:p>
    <w:p w14:paraId="00CB79ED" w14:textId="77777777" w:rsidR="005B61AF" w:rsidRPr="001B2D80" w:rsidRDefault="005B61AF" w:rsidP="005B61AF">
      <w:pPr>
        <w:pStyle w:val="Corpodetexto"/>
        <w:jc w:val="right"/>
      </w:pPr>
      <w:r w:rsidRPr="001B2D80">
        <w:rPr>
          <w:position w:val="-50"/>
        </w:rPr>
        <w:object w:dxaOrig="1640" w:dyaOrig="1120" w14:anchorId="3625AEF4">
          <v:shape id="_x0000_i1060" type="#_x0000_t75" style="width:83pt;height:55.75pt" o:ole="" filled="t">
            <v:imagedata r:id="rId80" o:title=""/>
          </v:shape>
          <o:OLEObject Type="Embed" ProgID="Equation.3" ShapeID="_x0000_i1060" DrawAspect="Content" ObjectID="_1710835438" r:id="rId81"/>
        </w:object>
      </w:r>
      <w:r w:rsidRPr="001B2D80">
        <w:tab/>
      </w:r>
      <w:r w:rsidRPr="001B2D80">
        <w:tab/>
      </w:r>
      <w:r w:rsidRPr="001B2D80">
        <w:tab/>
      </w:r>
      <w:r w:rsidRPr="001B2D80">
        <w:tab/>
      </w:r>
      <w:r w:rsidRPr="001B2D80">
        <w:tab/>
        <w:t>(10)</w:t>
      </w:r>
    </w:p>
    <w:p w14:paraId="19111BA4" w14:textId="77777777" w:rsidR="005B61AF" w:rsidRPr="001B2D80" w:rsidRDefault="005B61AF" w:rsidP="005B61AF">
      <w:pPr>
        <w:pStyle w:val="Corpodetexto"/>
        <w:ind w:left="2160" w:firstLine="720"/>
      </w:pPr>
    </w:p>
    <w:p w14:paraId="405E324E" w14:textId="77777777" w:rsidR="005B61AF" w:rsidRPr="001B2D80" w:rsidRDefault="005B61AF" w:rsidP="005B61AF">
      <w:pPr>
        <w:pStyle w:val="Corpodetexto"/>
      </w:pPr>
      <w:r w:rsidRPr="001B2D80">
        <w:t xml:space="preserve">e conhecidos </w:t>
      </w:r>
      <w:r w:rsidRPr="001B2D80">
        <w:rPr>
          <w:i/>
        </w:rPr>
        <w:t>A</w:t>
      </w:r>
      <w:r w:rsidRPr="001B2D80">
        <w:t xml:space="preserve">, </w:t>
      </w:r>
      <w:r w:rsidRPr="001B2D80">
        <w:rPr>
          <w:i/>
        </w:rPr>
        <w:t>m</w:t>
      </w:r>
      <w:r w:rsidRPr="001B2D80">
        <w:t xml:space="preserve"> e </w:t>
      </w:r>
      <w:r w:rsidRPr="001B2D80">
        <w:rPr>
          <w:i/>
        </w:rPr>
        <w:t>r</w:t>
      </w:r>
      <w:r w:rsidRPr="001B2D80">
        <w:t xml:space="preserve"> pode determinar-se </w:t>
      </w:r>
      <w:proofErr w:type="spellStart"/>
      <w:r w:rsidRPr="001B2D80">
        <w:rPr>
          <w:i/>
        </w:rPr>
        <w:t>I</w:t>
      </w:r>
      <w:r w:rsidRPr="001B2D80">
        <w:rPr>
          <w:i/>
          <w:vertAlign w:val="subscript"/>
        </w:rPr>
        <w:t>z</w:t>
      </w:r>
      <w:proofErr w:type="spellEnd"/>
      <w:r w:rsidRPr="001B2D80">
        <w:t>.</w:t>
      </w:r>
    </w:p>
    <w:p w14:paraId="78BCA380" w14:textId="77777777" w:rsidR="001534EF" w:rsidRPr="001B2D80" w:rsidRDefault="001534EF" w:rsidP="00850C0F">
      <w:pPr>
        <w:pStyle w:val="Corpodetexto"/>
      </w:pPr>
    </w:p>
    <w:p w14:paraId="77D960D4" w14:textId="77777777" w:rsidR="00425E14" w:rsidRDefault="00425E14" w:rsidP="00850C0F">
      <w:pPr>
        <w:pStyle w:val="Corpodetexto"/>
      </w:pPr>
    </w:p>
    <w:p w14:paraId="6964A49E" w14:textId="77777777" w:rsidR="008F7919" w:rsidRPr="001B2D80" w:rsidRDefault="001534EF" w:rsidP="00850C0F">
      <w:pPr>
        <w:pStyle w:val="Corpodetexto"/>
      </w:pPr>
      <w:r w:rsidRPr="001B2D80">
        <w:t xml:space="preserve">Conhecendo </w:t>
      </w:r>
      <w:r w:rsidRPr="001B2D80">
        <w:rPr>
          <w:position w:val="-10"/>
        </w:rPr>
        <w:object w:dxaOrig="440" w:dyaOrig="320" w14:anchorId="5EB59AEF">
          <v:shape id="_x0000_i1061" type="#_x0000_t75" style="width:21.95pt;height:16.25pt" o:ole="" filled="t">
            <v:imagedata r:id="rId54" o:title=""/>
          </v:shape>
          <o:OLEObject Type="Embed" ProgID="Equation.3" ShapeID="_x0000_i1061" DrawAspect="Content" ObjectID="_1710835439" r:id="rId82"/>
        </w:object>
      </w:r>
      <w:r w:rsidRPr="001B2D80">
        <w:t xml:space="preserve"> e </w:t>
      </w:r>
      <w:r w:rsidRPr="001B2D80">
        <w:rPr>
          <w:position w:val="-10"/>
        </w:rPr>
        <w:object w:dxaOrig="440" w:dyaOrig="320" w14:anchorId="7805A9EC">
          <v:shape id="_x0000_i1062" type="#_x0000_t75" style="width:21.95pt;height:16.25pt" o:ole="" filled="t">
            <v:imagedata r:id="rId83" o:title=""/>
          </v:shape>
          <o:OLEObject Type="Embed" ProgID="Equation.3" ShapeID="_x0000_i1062" DrawAspect="Content" ObjectID="_1710835440" r:id="rId84"/>
        </w:object>
      </w:r>
      <w:r w:rsidRPr="001B2D80">
        <w:t xml:space="preserve">, é possível calcular as diferentes contribuições para a energia mecânica total. </w:t>
      </w:r>
      <w:r w:rsidR="00847CCE" w:rsidRPr="001B2D80">
        <w:t>A</w:t>
      </w:r>
      <w:r w:rsidR="00850C0F" w:rsidRPr="001B2D80">
        <w:t xml:space="preserve"> energia potencial </w:t>
      </w:r>
      <w:r w:rsidR="008F7919" w:rsidRPr="001B2D80">
        <w:t xml:space="preserve">obtém-se a partir de </w:t>
      </w:r>
      <w:r w:rsidR="00826D05" w:rsidRPr="001B2D80">
        <w:rPr>
          <w:position w:val="-14"/>
        </w:rPr>
        <w:object w:dxaOrig="1620" w:dyaOrig="380" w14:anchorId="0C54C08B">
          <v:shape id="_x0000_i1063" type="#_x0000_t75" style="width:80.35pt;height:18.45pt" o:ole="" filled="t">
            <v:imagedata r:id="rId85" o:title=""/>
          </v:shape>
          <o:OLEObject Type="Embed" ProgID="Equation.3" ShapeID="_x0000_i1063" DrawAspect="Content" ObjectID="_1710835441" r:id="rId86"/>
        </w:object>
      </w:r>
      <w:r w:rsidR="00850C0F" w:rsidRPr="001B2D80">
        <w:t xml:space="preserve"> </w:t>
      </w:r>
      <w:r w:rsidR="008F7919" w:rsidRPr="001B2D80">
        <w:t>(ver f</w:t>
      </w:r>
      <w:r w:rsidR="00425E14">
        <w:t>igura 6).</w:t>
      </w:r>
    </w:p>
    <w:p w14:paraId="550C2820" w14:textId="77777777" w:rsidR="00850C0F" w:rsidRPr="001B2D80" w:rsidRDefault="00327B0C" w:rsidP="00850C0F">
      <w:pPr>
        <w:pStyle w:val="Corpodetexto"/>
        <w:jc w:val="center"/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2A6B4713" wp14:editId="70926EAE">
            <wp:extent cx="2976245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2E96" w14:textId="77777777" w:rsidR="00850C0F" w:rsidRPr="001B2D80" w:rsidRDefault="00850C0F" w:rsidP="005B61AF">
      <w:pPr>
        <w:pStyle w:val="Corpodetexto"/>
        <w:jc w:val="center"/>
      </w:pPr>
      <w:r w:rsidRPr="001B2D80">
        <w:rPr>
          <w:b/>
        </w:rPr>
        <w:t>Figura 6</w:t>
      </w:r>
      <w:r w:rsidRPr="001B2D80">
        <w:t xml:space="preserve">: Variação da energia potencial </w:t>
      </w:r>
      <w:r w:rsidR="00AD3CFD" w:rsidRPr="001B2D80">
        <w:rPr>
          <w:position w:val="-14"/>
        </w:rPr>
        <w:object w:dxaOrig="340" w:dyaOrig="380" w14:anchorId="3CACEDB1">
          <v:shape id="_x0000_i1064" type="#_x0000_t75" style="width:17.1pt;height:18.45pt" o:ole="" filled="t">
            <v:imagedata r:id="rId88" o:title=""/>
          </v:shape>
          <o:OLEObject Type="Embed" ProgID="Equation.3" ShapeID="_x0000_i1064" DrawAspect="Content" ObjectID="_1710835442" r:id="rId89"/>
        </w:object>
      </w:r>
      <w:r w:rsidRPr="001B2D80">
        <w:t xml:space="preserve"> com</w:t>
      </w:r>
      <w:r w:rsidR="00E82912">
        <w:t xml:space="preserve"> o tempo, </w:t>
      </w:r>
      <w:r w:rsidRPr="001B2D80">
        <w:t xml:space="preserve"> </w:t>
      </w:r>
      <w:r w:rsidRPr="001B2D80">
        <w:rPr>
          <w:i/>
        </w:rPr>
        <w:t>t.</w:t>
      </w:r>
    </w:p>
    <w:p w14:paraId="27441DF7" w14:textId="77777777" w:rsidR="00850C0F" w:rsidRPr="001B2D80" w:rsidRDefault="00850C0F">
      <w:pPr>
        <w:pStyle w:val="Corpodetexto"/>
        <w:ind w:left="1620"/>
      </w:pPr>
    </w:p>
    <w:p w14:paraId="7B3E4EAA" w14:textId="77777777" w:rsidR="00850C0F" w:rsidRPr="001B2D80" w:rsidRDefault="005B61AF" w:rsidP="00850C0F">
      <w:pPr>
        <w:pStyle w:val="Corpodetexto"/>
      </w:pPr>
      <w:r w:rsidRPr="001B2D80">
        <w:t>A</w:t>
      </w:r>
      <w:r w:rsidR="00850C0F" w:rsidRPr="001B2D80">
        <w:t xml:space="preserve"> energia </w:t>
      </w:r>
      <w:r w:rsidRPr="001B2D80">
        <w:t>cinética de translação obtém-se a partir de</w:t>
      </w:r>
      <w:r w:rsidR="00850C0F" w:rsidRPr="001B2D80">
        <w:t xml:space="preserve"> </w:t>
      </w:r>
      <w:r w:rsidRPr="001B2D80">
        <w:rPr>
          <w:position w:val="-24"/>
        </w:rPr>
        <w:object w:dxaOrig="1680" w:dyaOrig="620" w14:anchorId="5127691B">
          <v:shape id="_x0000_i1065" type="#_x0000_t75" style="width:84.3pt;height:31.6pt" o:ole="" filled="t">
            <v:imagedata r:id="rId90" o:title=""/>
          </v:shape>
          <o:OLEObject Type="Embed" ProgID="Equation.3" ShapeID="_x0000_i1065" DrawAspect="Content" ObjectID="_1710835443" r:id="rId91"/>
        </w:object>
      </w:r>
      <w:r w:rsidRPr="001B2D80">
        <w:t>(ver f</w:t>
      </w:r>
      <w:r w:rsidR="00850C0F" w:rsidRPr="001B2D80">
        <w:t xml:space="preserve">igura 7). </w:t>
      </w:r>
    </w:p>
    <w:p w14:paraId="205CC9F8" w14:textId="77777777" w:rsidR="00850C0F" w:rsidRPr="001B2D80" w:rsidRDefault="00327B0C" w:rsidP="00850C0F">
      <w:pPr>
        <w:pStyle w:val="Corpodetexto"/>
        <w:jc w:val="center"/>
      </w:pPr>
      <w:r w:rsidRPr="001B2D80">
        <w:rPr>
          <w:noProof/>
          <w:lang w:val="en-GB" w:eastAsia="en-GB"/>
        </w:rPr>
        <w:drawing>
          <wp:inline distT="0" distB="0" distL="0" distR="0" wp14:anchorId="6FF8076C" wp14:editId="1941B98A">
            <wp:extent cx="2855595" cy="22860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EC76" w14:textId="77777777" w:rsidR="00850C0F" w:rsidRPr="001B2D80" w:rsidRDefault="00850C0F" w:rsidP="005B61AF">
      <w:pPr>
        <w:pStyle w:val="Corpodetexto"/>
        <w:jc w:val="center"/>
      </w:pPr>
      <w:r w:rsidRPr="001B2D80">
        <w:rPr>
          <w:b/>
        </w:rPr>
        <w:t>Figura 7</w:t>
      </w:r>
      <w:r w:rsidRPr="001B2D80">
        <w:t xml:space="preserve">: Variação da energia </w:t>
      </w:r>
      <w:r w:rsidR="005B61AF" w:rsidRPr="001B2D80">
        <w:t xml:space="preserve">cinética </w:t>
      </w:r>
      <w:r w:rsidRPr="001B2D80">
        <w:t xml:space="preserve">de translação </w:t>
      </w:r>
      <w:r w:rsidR="00AD3CFD" w:rsidRPr="001B2D80">
        <w:rPr>
          <w:position w:val="-10"/>
        </w:rPr>
        <w:object w:dxaOrig="340" w:dyaOrig="340" w14:anchorId="0977ADFD">
          <v:shape id="_x0000_i1066" type="#_x0000_t75" style="width:17.1pt;height:17.1pt" o:ole="" filled="t">
            <v:imagedata r:id="rId93" o:title=""/>
          </v:shape>
          <o:OLEObject Type="Embed" ProgID="Equation.3" ShapeID="_x0000_i1066" DrawAspect="Content" ObjectID="_1710835444" r:id="rId94"/>
        </w:object>
      </w:r>
      <w:r w:rsidRPr="001B2D80">
        <w:t xml:space="preserve">com </w:t>
      </w:r>
      <w:r w:rsidR="00E82912">
        <w:t xml:space="preserve">o tempo </w:t>
      </w:r>
      <w:r w:rsidRPr="001B2D80">
        <w:rPr>
          <w:i/>
        </w:rPr>
        <w:t>t.</w:t>
      </w:r>
    </w:p>
    <w:p w14:paraId="44C83BA4" w14:textId="77777777" w:rsidR="00850C0F" w:rsidRPr="001B2D80" w:rsidRDefault="00850C0F">
      <w:pPr>
        <w:pStyle w:val="Corpodetexto"/>
        <w:ind w:left="1620"/>
      </w:pPr>
    </w:p>
    <w:p w14:paraId="50A4D513" w14:textId="77777777" w:rsidR="00850C0F" w:rsidRPr="001B2D80" w:rsidRDefault="005B61AF">
      <w:pPr>
        <w:pStyle w:val="Corpodetexto"/>
      </w:pPr>
      <w:r w:rsidRPr="001B2D80">
        <w:t xml:space="preserve">A energia cinética de rotação obtém-se a partir de </w:t>
      </w:r>
      <w:r w:rsidRPr="001B2D80">
        <w:rPr>
          <w:position w:val="-24"/>
        </w:rPr>
        <w:object w:dxaOrig="1719" w:dyaOrig="620" w14:anchorId="4F5A87FE">
          <v:shape id="_x0000_i1067" type="#_x0000_t75" style="width:86.05pt;height:31.6pt" o:ole="" filled="t">
            <v:imagedata r:id="rId95" o:title=""/>
          </v:shape>
          <o:OLEObject Type="Embed" ProgID="Equation.3" ShapeID="_x0000_i1067" DrawAspect="Content" ObjectID="_1710835445" r:id="rId96"/>
        </w:object>
      </w:r>
      <w:r w:rsidR="008D5E2C" w:rsidRPr="001B2D80">
        <w:t>,</w:t>
      </w:r>
      <w:r w:rsidRPr="001B2D80">
        <w:t xml:space="preserve"> </w:t>
      </w:r>
      <w:r w:rsidR="008D5E2C" w:rsidRPr="001B2D80">
        <w:t xml:space="preserve">ou então fazendo </w:t>
      </w:r>
      <w:r w:rsidR="008D5E2C" w:rsidRPr="001B2D80">
        <w:rPr>
          <w:position w:val="-14"/>
        </w:rPr>
        <w:object w:dxaOrig="2460" w:dyaOrig="380" w14:anchorId="5F20073E">
          <v:shape id="_x0000_i1068" type="#_x0000_t75" style="width:122.95pt;height:18.45pt" o:ole="" filled="t">
            <v:imagedata r:id="rId97" o:title=""/>
          </v:shape>
          <o:OLEObject Type="Embed" ProgID="Equation.3" ShapeID="_x0000_i1068" DrawAspect="Content" ObjectID="_1710835446" r:id="rId98"/>
        </w:object>
      </w:r>
      <w:r w:rsidR="008D5E2C" w:rsidRPr="001B2D80">
        <w:t xml:space="preserve">, com </w:t>
      </w:r>
      <w:r w:rsidR="00217E10" w:rsidRPr="001B2D80">
        <w:rPr>
          <w:position w:val="-14"/>
        </w:rPr>
        <w:object w:dxaOrig="1719" w:dyaOrig="380" w14:anchorId="6AC2CBE8">
          <v:shape id="_x0000_i1069" type="#_x0000_t75" style="width:86.05pt;height:18.45pt" o:ole="" filled="t">
            <v:imagedata r:id="rId99" o:title=""/>
          </v:shape>
          <o:OLEObject Type="Embed" ProgID="Equation.3" ShapeID="_x0000_i1069" DrawAspect="Content" ObjectID="_1710835447" r:id="rId100"/>
        </w:object>
      </w:r>
      <w:r w:rsidR="008D5E2C" w:rsidRPr="001B2D80">
        <w:t xml:space="preserve"> </w:t>
      </w:r>
      <w:r w:rsidRPr="001B2D80">
        <w:t>(ver figura</w:t>
      </w:r>
      <w:r w:rsidR="00217E10" w:rsidRPr="001B2D80">
        <w:t>s</w:t>
      </w:r>
      <w:r w:rsidRPr="001B2D80">
        <w:t xml:space="preserve"> </w:t>
      </w:r>
      <w:r w:rsidR="00217E10" w:rsidRPr="001B2D80">
        <w:t>6</w:t>
      </w:r>
      <w:r w:rsidR="00B479D9">
        <w:t>, 7</w:t>
      </w:r>
      <w:r w:rsidR="00217E10" w:rsidRPr="001B2D80">
        <w:t xml:space="preserve"> e </w:t>
      </w:r>
      <w:r w:rsidRPr="001B2D80">
        <w:t>8</w:t>
      </w:r>
      <w:r w:rsidR="008D5E2C" w:rsidRPr="001B2D80">
        <w:t xml:space="preserve">). </w:t>
      </w:r>
    </w:p>
    <w:p w14:paraId="5E8F1337" w14:textId="77777777" w:rsidR="008D5E2C" w:rsidRPr="001B2D80" w:rsidRDefault="008D5E2C">
      <w:pPr>
        <w:pStyle w:val="Corpodetexto"/>
      </w:pPr>
    </w:p>
    <w:p w14:paraId="31E1129A" w14:textId="77777777" w:rsidR="00850C0F" w:rsidRPr="001B2D80" w:rsidRDefault="00327B0C" w:rsidP="00850C0F">
      <w:pPr>
        <w:pStyle w:val="Corpodetexto"/>
        <w:jc w:val="center"/>
        <w:rPr>
          <w:b/>
        </w:rPr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4E15832F" wp14:editId="2A567E3D">
            <wp:extent cx="2855595" cy="2286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6DD2" w14:textId="77777777" w:rsidR="00850C0F" w:rsidRPr="001B2D80" w:rsidRDefault="00850C0F" w:rsidP="008D5E2C">
      <w:pPr>
        <w:pStyle w:val="Corpodetexto"/>
        <w:jc w:val="center"/>
      </w:pPr>
      <w:r w:rsidRPr="001B2D80">
        <w:rPr>
          <w:b/>
        </w:rPr>
        <w:t>Figura 8</w:t>
      </w:r>
      <w:r w:rsidRPr="001B2D80">
        <w:t xml:space="preserve">: Variação da energia </w:t>
      </w:r>
      <w:r w:rsidR="008D5E2C" w:rsidRPr="001B2D80">
        <w:t xml:space="preserve">cinética </w:t>
      </w:r>
      <w:r w:rsidR="00AD3CFD" w:rsidRPr="001B2D80">
        <w:t>de rotação</w:t>
      </w:r>
      <w:r w:rsidR="00AD3CFD" w:rsidRPr="001B2D80">
        <w:rPr>
          <w:position w:val="-10"/>
        </w:rPr>
        <w:object w:dxaOrig="300" w:dyaOrig="340" w14:anchorId="5335ADAB">
          <v:shape id="_x0000_i1070" type="#_x0000_t75" style="width:15.35pt;height:17.1pt" o:ole="" filled="t">
            <v:imagedata r:id="rId102" o:title=""/>
          </v:shape>
          <o:OLEObject Type="Embed" ProgID="Equation.3" ShapeID="_x0000_i1070" DrawAspect="Content" ObjectID="_1710835448" r:id="rId103"/>
        </w:object>
      </w:r>
      <w:r w:rsidRPr="001B2D80">
        <w:t xml:space="preserve">com </w:t>
      </w:r>
      <w:r w:rsidRPr="001B2D80">
        <w:rPr>
          <w:i/>
        </w:rPr>
        <w:t>t.</w:t>
      </w:r>
    </w:p>
    <w:p w14:paraId="0CE8DCE5" w14:textId="77777777" w:rsidR="00850C0F" w:rsidRPr="001B2D80" w:rsidRDefault="00850C0F" w:rsidP="00850C0F">
      <w:pPr>
        <w:pStyle w:val="Corpodetexto"/>
      </w:pPr>
    </w:p>
    <w:p w14:paraId="5C6EFB3B" w14:textId="77777777" w:rsidR="00850C0F" w:rsidRPr="001B2D80" w:rsidRDefault="00850C0F">
      <w:pPr>
        <w:pStyle w:val="Corpodetexto"/>
        <w:rPr>
          <w:b/>
        </w:rPr>
      </w:pPr>
    </w:p>
    <w:p w14:paraId="28A8EF8F" w14:textId="77777777" w:rsidR="00850C0F" w:rsidRPr="001B2D80" w:rsidRDefault="00850C0F">
      <w:pPr>
        <w:pStyle w:val="Corpodetexto"/>
        <w:rPr>
          <w:b/>
        </w:rPr>
      </w:pPr>
    </w:p>
    <w:p w14:paraId="73FB14B7" w14:textId="77777777" w:rsidR="00850C0F" w:rsidRPr="001B2D80" w:rsidRDefault="00850C0F">
      <w:pPr>
        <w:pStyle w:val="Corpodetexto"/>
        <w:rPr>
          <w:b/>
        </w:rPr>
      </w:pPr>
      <w:r w:rsidRPr="001B2D80">
        <w:rPr>
          <w:b/>
        </w:rPr>
        <w:br w:type="page"/>
      </w:r>
      <w:r w:rsidRPr="001B2D80">
        <w:rPr>
          <w:b/>
        </w:rPr>
        <w:lastRenderedPageBreak/>
        <w:t>2. Trabalho experimental</w:t>
      </w:r>
    </w:p>
    <w:p w14:paraId="0256B389" w14:textId="77777777" w:rsidR="00850C0F" w:rsidRPr="001B2D80" w:rsidRDefault="00850C0F">
      <w:pPr>
        <w:pStyle w:val="Corpodetexto"/>
        <w:rPr>
          <w:b/>
        </w:rPr>
      </w:pPr>
    </w:p>
    <w:p w14:paraId="53323668" w14:textId="77777777" w:rsidR="00850C0F" w:rsidRPr="001B2D80" w:rsidRDefault="00850C0F">
      <w:pPr>
        <w:pStyle w:val="Corpodetexto"/>
        <w:ind w:left="360" w:hanging="360"/>
      </w:pPr>
      <w:r w:rsidRPr="001B2D80">
        <w:t xml:space="preserve">1) </w:t>
      </w:r>
      <w:r w:rsidRPr="001B2D80">
        <w:tab/>
      </w:r>
      <w:r w:rsidR="00DE79DD" w:rsidRPr="001B2D80">
        <w:t>A lista de material p</w:t>
      </w:r>
      <w:r w:rsidRPr="001B2D80">
        <w:t xml:space="preserve">ara o trabalho experimental </w:t>
      </w:r>
      <w:r w:rsidR="00DE79DD" w:rsidRPr="001B2D80">
        <w:t xml:space="preserve">é a </w:t>
      </w:r>
      <w:r w:rsidRPr="001B2D80">
        <w:t>seguinte:</w:t>
      </w:r>
    </w:p>
    <w:p w14:paraId="485E10FF" w14:textId="77777777" w:rsidR="00850C0F" w:rsidRPr="001B2D80" w:rsidRDefault="00DE79DD">
      <w:pPr>
        <w:pStyle w:val="Corpodetexto"/>
        <w:numPr>
          <w:ilvl w:val="0"/>
          <w:numId w:val="4"/>
        </w:numPr>
      </w:pPr>
      <w:r w:rsidRPr="001B2D80">
        <w:t>Uma roda de Maxwell com massa</w:t>
      </w:r>
      <w:r w:rsidR="00850C0F" w:rsidRPr="001B2D80">
        <w:t xml:space="preserve"> </w:t>
      </w:r>
      <w:r w:rsidRPr="001B2D80">
        <w:rPr>
          <w:i/>
        </w:rPr>
        <w:t>m</w:t>
      </w:r>
      <w:r w:rsidRPr="001B2D80">
        <w:t xml:space="preserve"> = 0.</w:t>
      </w:r>
      <w:r w:rsidR="00850C0F" w:rsidRPr="001B2D80">
        <w:t>436</w:t>
      </w:r>
      <w:r w:rsidRPr="001B2D80">
        <w:t xml:space="preserve"> k</w:t>
      </w:r>
      <w:r w:rsidR="00850C0F" w:rsidRPr="001B2D80">
        <w:t>g</w:t>
      </w:r>
      <w:r w:rsidRPr="001B2D80">
        <w:t xml:space="preserve"> e raio do eixo </w:t>
      </w:r>
      <w:r w:rsidRPr="001B2D80">
        <w:rPr>
          <w:i/>
        </w:rPr>
        <w:t>r</w:t>
      </w:r>
      <w:r w:rsidRPr="001B2D80">
        <w:t xml:space="preserve"> = 2.5 mm</w:t>
      </w:r>
    </w:p>
    <w:p w14:paraId="5BBECF9E" w14:textId="77777777" w:rsidR="00850C0F" w:rsidRPr="001B2D80" w:rsidRDefault="00850C0F" w:rsidP="00850C0F">
      <w:pPr>
        <w:pStyle w:val="Corpodetexto"/>
        <w:numPr>
          <w:ilvl w:val="0"/>
          <w:numId w:val="4"/>
        </w:numPr>
      </w:pPr>
      <w:r w:rsidRPr="001B2D80">
        <w:t>Uma barra com escala graduada e cursores</w:t>
      </w:r>
    </w:p>
    <w:p w14:paraId="422FB717" w14:textId="77777777" w:rsidR="00850C0F" w:rsidRPr="001B2D80" w:rsidRDefault="00DE79DD">
      <w:pPr>
        <w:pStyle w:val="Corpodetexto"/>
        <w:numPr>
          <w:ilvl w:val="0"/>
          <w:numId w:val="4"/>
        </w:numPr>
      </w:pPr>
      <w:r w:rsidRPr="001B2D80">
        <w:t xml:space="preserve">Ponta de travamento </w:t>
      </w:r>
      <w:r w:rsidR="00E82912">
        <w:t xml:space="preserve">da roda </w:t>
      </w:r>
      <w:r w:rsidRPr="001B2D80">
        <w:t>com disparador</w:t>
      </w:r>
      <w:r w:rsidR="00E82912">
        <w:t xml:space="preserve"> manual</w:t>
      </w:r>
    </w:p>
    <w:p w14:paraId="3B8FCD44" w14:textId="77777777" w:rsidR="00850C0F" w:rsidRPr="001B2D80" w:rsidRDefault="00DE79DD">
      <w:pPr>
        <w:pStyle w:val="Corpodetexto"/>
        <w:numPr>
          <w:ilvl w:val="0"/>
          <w:numId w:val="4"/>
        </w:numPr>
      </w:pPr>
      <w:r w:rsidRPr="001B2D80">
        <w:t xml:space="preserve">Circuito com </w:t>
      </w:r>
      <w:r w:rsidR="00850C0F" w:rsidRPr="001B2D80">
        <w:t xml:space="preserve">condensador de 0.1 </w:t>
      </w:r>
      <w:r w:rsidR="00850C0F" w:rsidRPr="001B2D80">
        <w:rPr>
          <w:rFonts w:ascii="Symbol" w:hAnsi="Symbol"/>
        </w:rPr>
        <w:t></w:t>
      </w:r>
      <w:r w:rsidR="00850C0F" w:rsidRPr="001B2D80">
        <w:t xml:space="preserve">F </w:t>
      </w:r>
    </w:p>
    <w:p w14:paraId="16C2705D" w14:textId="7D638506" w:rsidR="00877D17" w:rsidRDefault="00850C0F" w:rsidP="00DE79DD">
      <w:pPr>
        <w:pStyle w:val="Corpodetexto"/>
        <w:numPr>
          <w:ilvl w:val="0"/>
          <w:numId w:val="4"/>
        </w:numPr>
      </w:pPr>
      <w:r w:rsidRPr="001B2D80">
        <w:t xml:space="preserve">Sistema de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</w:t>
      </w:r>
    </w:p>
    <w:p w14:paraId="6DF32CD1" w14:textId="60CB8061" w:rsidR="00356EDB" w:rsidRDefault="00356EDB" w:rsidP="00DE79DD">
      <w:pPr>
        <w:pStyle w:val="Corpodetexto"/>
        <w:numPr>
          <w:ilvl w:val="0"/>
          <w:numId w:val="4"/>
        </w:numPr>
      </w:pPr>
      <w:r>
        <w:t>Balança</w:t>
      </w:r>
    </w:p>
    <w:p w14:paraId="7A0901F2" w14:textId="0B8B38A5" w:rsidR="00356EDB" w:rsidRPr="001B2D80" w:rsidRDefault="00356EDB" w:rsidP="00DE79DD">
      <w:pPr>
        <w:pStyle w:val="Corpodetexto"/>
        <w:numPr>
          <w:ilvl w:val="0"/>
          <w:numId w:val="4"/>
        </w:numPr>
      </w:pPr>
      <w:r>
        <w:t>Craveira com Nónio</w:t>
      </w:r>
    </w:p>
    <w:p w14:paraId="3C5D5E47" w14:textId="77777777" w:rsidR="00877D17" w:rsidRPr="001B2D80" w:rsidRDefault="00877D17">
      <w:pPr>
        <w:pStyle w:val="Corpodetexto"/>
        <w:rPr>
          <w:b/>
        </w:rPr>
      </w:pPr>
    </w:p>
    <w:p w14:paraId="15090275" w14:textId="6134CEBC" w:rsidR="0087747F" w:rsidRDefault="00356EDB" w:rsidP="00DE79DD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>
        <w:t>M</w:t>
      </w:r>
      <w:r w:rsidRPr="00356EDB">
        <w:t xml:space="preserve">edir os raios R1, R2 e r da roda </w:t>
      </w:r>
      <w:r w:rsidR="0087747F">
        <w:t xml:space="preserve">de Maxwell </w:t>
      </w:r>
      <w:r w:rsidRPr="00356EDB">
        <w:t>com o nónio</w:t>
      </w:r>
      <w:r w:rsidR="0087747F">
        <w:t xml:space="preserve"> </w:t>
      </w:r>
      <w:r w:rsidRPr="00356EDB">
        <w:t xml:space="preserve">e a sua massa M com a balança afim de </w:t>
      </w:r>
      <w:r w:rsidR="0087747F">
        <w:t xml:space="preserve">estimar </w:t>
      </w:r>
      <w:r w:rsidRPr="00356EDB">
        <w:t xml:space="preserve">o </w:t>
      </w:r>
      <w:r w:rsidR="0087747F">
        <w:t xml:space="preserve">seu </w:t>
      </w:r>
      <w:r w:rsidRPr="00356EDB">
        <w:t xml:space="preserve">momento de inércia </w:t>
      </w:r>
      <w:proofErr w:type="spellStart"/>
      <w:r w:rsidRPr="00356EDB">
        <w:t>Iz</w:t>
      </w:r>
      <w:proofErr w:type="spellEnd"/>
      <w:r w:rsidRPr="00356EDB">
        <w:t xml:space="preserve"> de acordo com a expressão</w:t>
      </w:r>
      <w:r w:rsidR="0087747F">
        <w:t xml:space="preserve"> teórica.</w:t>
      </w:r>
    </w:p>
    <w:p w14:paraId="64F69000" w14:textId="06EDFD26" w:rsidR="00BF0A24" w:rsidRPr="001B2D80" w:rsidRDefault="0087747F" w:rsidP="00DE79DD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>
        <w:t xml:space="preserve">Com </w:t>
      </w:r>
      <w:r w:rsidR="008D269C">
        <w:t>a roda</w:t>
      </w:r>
      <w:r w:rsidR="00E82912">
        <w:t xml:space="preserve"> </w:t>
      </w:r>
      <w:r w:rsidR="008D269C">
        <w:t xml:space="preserve">na posição inferior, </w:t>
      </w:r>
      <w:r w:rsidR="00E82912">
        <w:t>u</w:t>
      </w:r>
      <w:r w:rsidR="00DE79DD" w:rsidRPr="001B2D80">
        <w:t xml:space="preserve">se </w:t>
      </w:r>
      <w:r w:rsidR="00850C0F" w:rsidRPr="001B2D80">
        <w:t xml:space="preserve">o parafuso de ajuste na barra de sustentação da roda de Maxwell </w:t>
      </w:r>
      <w:r w:rsidR="00BF0A24" w:rsidRPr="001B2D80">
        <w:t xml:space="preserve">para colocar </w:t>
      </w:r>
      <w:r w:rsidR="00850C0F" w:rsidRPr="001B2D80">
        <w:t>o eixo da roda perfeitamente na horizontal</w:t>
      </w:r>
      <w:r w:rsidR="00BF0A24" w:rsidRPr="001B2D80">
        <w:t>, garantindo que os dois fios verticais enrolam de forma semelhante</w:t>
      </w:r>
      <w:r w:rsidR="006934EE" w:rsidRPr="001B2D80">
        <w:t xml:space="preserve"> (ver figura 9)</w:t>
      </w:r>
      <w:r w:rsidR="00BF0A24" w:rsidRPr="001B2D80">
        <w:t>.</w:t>
      </w:r>
    </w:p>
    <w:p w14:paraId="61FF3168" w14:textId="77777777" w:rsidR="00BF0A24" w:rsidRPr="001B2D80" w:rsidRDefault="00BF0A24" w:rsidP="00BF0A24">
      <w:pPr>
        <w:pStyle w:val="Corpodetexto"/>
        <w:ind w:left="360"/>
        <w:rPr>
          <w:b/>
        </w:rPr>
      </w:pPr>
      <w:r w:rsidRPr="001B2D80">
        <w:rPr>
          <w:b/>
        </w:rPr>
        <w:t xml:space="preserve">Este alinhamento é crítico para garantir que a roda não se solta, partindo os fios e muito possivelmente danificando a montagem. </w:t>
      </w:r>
    </w:p>
    <w:p w14:paraId="161741B8" w14:textId="77777777" w:rsidR="00BF0A24" w:rsidRPr="001B2D80" w:rsidRDefault="00BF0A24" w:rsidP="00BF0A24">
      <w:pPr>
        <w:pStyle w:val="Corpodetexto"/>
      </w:pPr>
    </w:p>
    <w:p w14:paraId="1540E8A4" w14:textId="77777777" w:rsidR="00BF0A24" w:rsidRPr="001B2D80" w:rsidRDefault="00BF0A24" w:rsidP="00DE79DD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>Verifique como deve enrolar os fios (de fora para dentro, no eixo do roda) ao rodar a roda no sentido ascendente, para garantir que na posição superior a roda fica o mais próximo possível da ponta de travamento</w:t>
      </w:r>
      <w:r w:rsidR="006934EE" w:rsidRPr="001B2D80">
        <w:t xml:space="preserve"> (ver figura 9)</w:t>
      </w:r>
      <w:r w:rsidRPr="001B2D80">
        <w:t>.</w:t>
      </w:r>
    </w:p>
    <w:p w14:paraId="7629A947" w14:textId="77777777" w:rsidR="00DE79DD" w:rsidRPr="001B2D80" w:rsidRDefault="00DE79DD" w:rsidP="006934EE">
      <w:pPr>
        <w:pStyle w:val="Corpodetexto"/>
      </w:pPr>
    </w:p>
    <w:p w14:paraId="374FF07F" w14:textId="77777777" w:rsidR="006934EE" w:rsidRPr="001B2D80" w:rsidRDefault="006934EE" w:rsidP="006934EE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Identifique a </w:t>
      </w:r>
      <w:r w:rsidR="00850C0F" w:rsidRPr="001B2D80">
        <w:t xml:space="preserve">ponta </w:t>
      </w:r>
      <w:r w:rsidRPr="001B2D80">
        <w:t xml:space="preserve">metálica </w:t>
      </w:r>
      <w:r w:rsidR="00850C0F" w:rsidRPr="001B2D80">
        <w:t>de travamento</w:t>
      </w:r>
      <w:r w:rsidRPr="001B2D80">
        <w:t xml:space="preserve"> (ver figura 9)</w:t>
      </w:r>
      <w:r w:rsidR="00850C0F" w:rsidRPr="001B2D80">
        <w:t xml:space="preserve">, </w:t>
      </w:r>
      <w:r w:rsidRPr="001B2D80">
        <w:t xml:space="preserve">a qual é comandada pelo disparador e é introduzida </w:t>
      </w:r>
      <w:r w:rsidR="00850C0F" w:rsidRPr="001B2D80">
        <w:t>num dos buracos existentes na parte exterior da roda</w:t>
      </w:r>
      <w:r w:rsidRPr="001B2D80">
        <w:t xml:space="preserve">. </w:t>
      </w:r>
    </w:p>
    <w:p w14:paraId="10C9FA9A" w14:textId="77777777" w:rsidR="006934EE" w:rsidRPr="001B2D80" w:rsidRDefault="006934EE" w:rsidP="006934EE">
      <w:pPr>
        <w:pStyle w:val="Corpodetexto"/>
        <w:ind w:left="360"/>
      </w:pPr>
      <w:r w:rsidRPr="001B2D80">
        <w:t xml:space="preserve">Esta ponta </w:t>
      </w:r>
      <w:r w:rsidR="00850C0F" w:rsidRPr="001B2D80">
        <w:t xml:space="preserve">é </w:t>
      </w:r>
      <w:r w:rsidR="00847CCE" w:rsidRPr="001B2D80">
        <w:t xml:space="preserve">utilizada </w:t>
      </w:r>
      <w:r w:rsidR="00850C0F" w:rsidRPr="001B2D80">
        <w:t xml:space="preserve">para </w:t>
      </w:r>
      <w:r w:rsidRPr="001B2D80">
        <w:t xml:space="preserve">libertar </w:t>
      </w:r>
      <w:r w:rsidR="00850C0F" w:rsidRPr="001B2D80">
        <w:t>mecanicamente a roda de Maxwell</w:t>
      </w:r>
      <w:r w:rsidRPr="001B2D80">
        <w:t>, quando se solta o disparador. A ponta de travamento deve ser ajustada de forma que a roda não oscile ou role depois de ser libertada.</w:t>
      </w:r>
    </w:p>
    <w:p w14:paraId="2F9F9DD8" w14:textId="77777777" w:rsidR="006934EE" w:rsidRPr="001B2D80" w:rsidRDefault="006934EE" w:rsidP="006934EE">
      <w:pPr>
        <w:pStyle w:val="ColorfulList-Accent11"/>
        <w:ind w:left="0"/>
        <w:rPr>
          <w:lang w:val="pt-PT"/>
        </w:rPr>
      </w:pPr>
    </w:p>
    <w:p w14:paraId="19772E47" w14:textId="77777777" w:rsidR="001B2D80" w:rsidRPr="001B2D80" w:rsidRDefault="001B2D80" w:rsidP="001B2D80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Verifique que a barra com escala graduada e cursores (ver figura 9) está posicionada o mais próximo possível do percurso da roda, mas sem que os seus cursores estejam no caminho desta. </w:t>
      </w:r>
    </w:p>
    <w:p w14:paraId="0C372639" w14:textId="77777777" w:rsidR="00411090" w:rsidRDefault="00411090" w:rsidP="0041109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>A medição da distância p</w:t>
      </w:r>
      <w:r>
        <w:rPr>
          <w:lang w:val="pt-PT"/>
        </w:rPr>
        <w:t xml:space="preserve">ercorrida é </w:t>
      </w:r>
      <w:proofErr w:type="spellStart"/>
      <w:r>
        <w:rPr>
          <w:lang w:val="pt-PT"/>
        </w:rPr>
        <w:t>efectuada</w:t>
      </w:r>
      <w:proofErr w:type="spellEnd"/>
      <w:r>
        <w:rPr>
          <w:lang w:val="pt-PT"/>
        </w:rPr>
        <w:t xml:space="preserve"> através da</w:t>
      </w:r>
      <w:r w:rsidRPr="001B2D80">
        <w:rPr>
          <w:lang w:val="pt-PT"/>
        </w:rPr>
        <w:t xml:space="preserve"> barra com escala</w:t>
      </w:r>
      <w:r>
        <w:rPr>
          <w:lang w:val="pt-PT"/>
        </w:rPr>
        <w:t xml:space="preserve"> graduada,</w:t>
      </w:r>
      <w:r w:rsidRPr="001B2D80">
        <w:rPr>
          <w:lang w:val="pt-PT"/>
        </w:rPr>
        <w:t xml:space="preserve"> </w:t>
      </w:r>
      <w:r>
        <w:rPr>
          <w:lang w:val="pt-PT"/>
        </w:rPr>
        <w:t xml:space="preserve">colocando </w:t>
      </w:r>
      <w:r w:rsidRPr="001B2D80">
        <w:rPr>
          <w:lang w:val="pt-PT"/>
        </w:rPr>
        <w:t xml:space="preserve">um cursor ao nível do eixo da roda </w:t>
      </w:r>
      <w:r>
        <w:rPr>
          <w:lang w:val="pt-PT"/>
        </w:rPr>
        <w:t xml:space="preserve">na posição </w:t>
      </w:r>
      <w:r w:rsidRPr="001B2D80">
        <w:rPr>
          <w:lang w:val="pt-PT"/>
        </w:rPr>
        <w:t>onde ela é largada, e o outro cursor no fim</w:t>
      </w:r>
      <w:r>
        <w:rPr>
          <w:lang w:val="pt-PT"/>
        </w:rPr>
        <w:t xml:space="preserve"> do percurso</w:t>
      </w:r>
      <w:r w:rsidRPr="001B2D80">
        <w:rPr>
          <w:lang w:val="pt-PT"/>
        </w:rPr>
        <w:t xml:space="preserve">, ao nível do feixe do sistema cronómetro/célula </w:t>
      </w:r>
      <w:proofErr w:type="spellStart"/>
      <w:r w:rsidRPr="001B2D80">
        <w:rPr>
          <w:lang w:val="pt-PT"/>
        </w:rPr>
        <w:t>fotoeléctrica</w:t>
      </w:r>
      <w:proofErr w:type="spellEnd"/>
      <w:r w:rsidRPr="001B2D80">
        <w:rPr>
          <w:lang w:val="pt-PT"/>
        </w:rPr>
        <w:t xml:space="preserve"> (</w:t>
      </w:r>
      <w:proofErr w:type="spellStart"/>
      <w:r w:rsidRPr="001B2D80">
        <w:rPr>
          <w:lang w:val="pt-PT"/>
        </w:rPr>
        <w:t>Lb</w:t>
      </w:r>
      <w:proofErr w:type="spellEnd"/>
      <w:r w:rsidRPr="001B2D80">
        <w:rPr>
          <w:lang w:val="pt-PT"/>
        </w:rPr>
        <w:t>).</w:t>
      </w:r>
    </w:p>
    <w:p w14:paraId="3AC216AC" w14:textId="77777777" w:rsidR="00411090" w:rsidRPr="001B2D80" w:rsidRDefault="00411090" w:rsidP="006934EE">
      <w:pPr>
        <w:pStyle w:val="ColorfulList-Accent11"/>
        <w:ind w:left="0"/>
        <w:rPr>
          <w:lang w:val="pt-PT"/>
        </w:rPr>
      </w:pPr>
    </w:p>
    <w:p w14:paraId="42ECA6A4" w14:textId="77777777" w:rsidR="001B2D80" w:rsidRPr="001B2D80" w:rsidRDefault="00327B0C" w:rsidP="001B2D80">
      <w:pPr>
        <w:pStyle w:val="Corpodetexto"/>
        <w:jc w:val="center"/>
      </w:pPr>
      <w:r w:rsidRPr="001B2D80">
        <w:rPr>
          <w:noProof/>
          <w:lang w:val="en-GB" w:eastAsia="en-GB"/>
        </w:rPr>
        <w:lastRenderedPageBreak/>
        <w:drawing>
          <wp:inline distT="0" distB="0" distL="0" distR="0" wp14:anchorId="4D546C36" wp14:editId="3AC82D75">
            <wp:extent cx="3510915" cy="2286000"/>
            <wp:effectExtent l="0" t="0" r="0" b="0"/>
            <wp:docPr id="55" name="Picture 55" descr="montagem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ontagem-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B979" w14:textId="77777777" w:rsidR="001B2D80" w:rsidRPr="001B2D80" w:rsidRDefault="001B2D80" w:rsidP="001B2D80">
      <w:pPr>
        <w:pStyle w:val="Corpodetexto"/>
        <w:jc w:val="center"/>
      </w:pPr>
      <w:r w:rsidRPr="001B2D80">
        <w:rPr>
          <w:b/>
        </w:rPr>
        <w:t>Figura 9</w:t>
      </w:r>
      <w:r w:rsidRPr="001B2D80">
        <w:t>: Foto do enrolamento no eixo da roda de Maxwell</w:t>
      </w:r>
    </w:p>
    <w:p w14:paraId="21F50CE8" w14:textId="77777777" w:rsidR="001B2D80" w:rsidRPr="001B2D80" w:rsidRDefault="001B2D80" w:rsidP="006934EE">
      <w:pPr>
        <w:pStyle w:val="ColorfulList-Accent11"/>
        <w:ind w:left="0"/>
        <w:rPr>
          <w:lang w:val="pt-PT"/>
        </w:rPr>
      </w:pPr>
    </w:p>
    <w:p w14:paraId="50FCF1BA" w14:textId="77777777" w:rsidR="006934EE" w:rsidRPr="001B2D80" w:rsidRDefault="006934EE" w:rsidP="006934EE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Verifique que o sistema de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 se encontra bem posicionado</w:t>
      </w:r>
      <w:r w:rsidR="00257A2D" w:rsidRPr="001B2D80">
        <w:t xml:space="preserve"> (ver figura 1)</w:t>
      </w:r>
      <w:r w:rsidRPr="001B2D80">
        <w:t xml:space="preserve">, de forma que a roda de Maxwell ao descer passe com um dos lados do seu eixo no meio do garfo, cortando o feixe </w:t>
      </w:r>
      <w:r w:rsidR="001B2D80" w:rsidRPr="001B2D80">
        <w:t>luminoso</w:t>
      </w:r>
      <w:r w:rsidRPr="001B2D80">
        <w:t>.</w:t>
      </w:r>
    </w:p>
    <w:p w14:paraId="12D2576C" w14:textId="77777777" w:rsidR="006934EE" w:rsidRPr="001B2D80" w:rsidRDefault="006934EE" w:rsidP="006934EE">
      <w:pPr>
        <w:pStyle w:val="Corpodetexto"/>
        <w:ind w:left="360"/>
      </w:pPr>
    </w:p>
    <w:p w14:paraId="2A707E76" w14:textId="77777777" w:rsidR="00257A2D" w:rsidRPr="001B2D80" w:rsidRDefault="006934EE" w:rsidP="00257A2D">
      <w:pPr>
        <w:pStyle w:val="Corpodetexto"/>
        <w:numPr>
          <w:ilvl w:val="0"/>
          <w:numId w:val="14"/>
        </w:numPr>
        <w:tabs>
          <w:tab w:val="clear" w:pos="720"/>
          <w:tab w:val="num" w:pos="360"/>
        </w:tabs>
        <w:ind w:left="360"/>
      </w:pPr>
      <w:r w:rsidRPr="001B2D80">
        <w:t xml:space="preserve">Identifique o </w:t>
      </w:r>
      <w:proofErr w:type="spellStart"/>
      <w:r w:rsidRPr="001B2D80">
        <w:t>selector</w:t>
      </w:r>
      <w:proofErr w:type="spellEnd"/>
      <w:r w:rsidRPr="001B2D80">
        <w:t xml:space="preserve"> de tipo de funcionamento do sistema de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</w:t>
      </w:r>
      <w:r w:rsidR="00257A2D" w:rsidRPr="001B2D80">
        <w:t>.</w:t>
      </w:r>
      <w:r w:rsidRPr="001B2D80">
        <w:t xml:space="preserve"> </w:t>
      </w:r>
      <w:r w:rsidR="00257A2D" w:rsidRPr="001B2D80">
        <w:t>Identifique a ligação do circuito do disparador à entrada “</w:t>
      </w:r>
      <w:proofErr w:type="spellStart"/>
      <w:r w:rsidR="00257A2D" w:rsidRPr="001B2D80">
        <w:t>Trigger</w:t>
      </w:r>
      <w:proofErr w:type="spellEnd"/>
      <w:r w:rsidR="00257A2D" w:rsidRPr="001B2D80">
        <w:t xml:space="preserve"> in” do sistema </w:t>
      </w:r>
      <w:proofErr w:type="spellStart"/>
      <w:r w:rsidR="00257A2D" w:rsidRPr="001B2D80">
        <w:t>Lb</w:t>
      </w:r>
      <w:proofErr w:type="spellEnd"/>
      <w:r w:rsidR="00257A2D" w:rsidRPr="001B2D80">
        <w:t xml:space="preserve">. A escolha da posição do </w:t>
      </w:r>
      <w:proofErr w:type="spellStart"/>
      <w:r w:rsidR="00257A2D" w:rsidRPr="001B2D80">
        <w:t>selector</w:t>
      </w:r>
      <w:proofErr w:type="spellEnd"/>
      <w:r w:rsidR="00257A2D" w:rsidRPr="001B2D80">
        <w:t xml:space="preserve"> e da ligação deste circuito permite modificar o controlo do cronómetro do sistema, para realizar distintas medições.</w:t>
      </w:r>
    </w:p>
    <w:p w14:paraId="38B03F7F" w14:textId="77777777" w:rsidR="00257A2D" w:rsidRPr="001B2D80" w:rsidRDefault="00257A2D" w:rsidP="001B2D8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 xml:space="preserve">Para </w:t>
      </w:r>
      <w:r w:rsidRPr="001B2D80">
        <w:rPr>
          <w:u w:val="single"/>
          <w:lang w:val="pt-PT"/>
        </w:rPr>
        <w:t>medir o tempo de queda</w:t>
      </w:r>
      <w:r w:rsidRPr="001B2D80">
        <w:rPr>
          <w:lang w:val="pt-PT"/>
        </w:rPr>
        <w:t>, o circuito do disparador deve estar ligado à entrada “</w:t>
      </w:r>
      <w:proofErr w:type="spellStart"/>
      <w:r w:rsidRPr="001B2D80">
        <w:rPr>
          <w:lang w:val="pt-PT"/>
        </w:rPr>
        <w:t>Trigger</w:t>
      </w:r>
      <w:proofErr w:type="spellEnd"/>
      <w:r w:rsidRPr="001B2D80">
        <w:rPr>
          <w:lang w:val="pt-PT"/>
        </w:rPr>
        <w:t xml:space="preserve"> in” do sistema </w:t>
      </w:r>
      <w:proofErr w:type="spellStart"/>
      <w:r w:rsidRPr="001B2D80">
        <w:rPr>
          <w:lang w:val="pt-PT"/>
        </w:rPr>
        <w:t>Lb</w:t>
      </w:r>
      <w:proofErr w:type="spellEnd"/>
      <w:r w:rsidRPr="001B2D80">
        <w:rPr>
          <w:lang w:val="pt-PT"/>
        </w:rPr>
        <w:t xml:space="preserve">, </w:t>
      </w:r>
      <w:r w:rsidR="00573F9C">
        <w:rPr>
          <w:lang w:val="pt-PT"/>
        </w:rPr>
        <w:t xml:space="preserve">cujo </w:t>
      </w:r>
      <w:proofErr w:type="spellStart"/>
      <w:r w:rsidR="00573F9C">
        <w:rPr>
          <w:lang w:val="pt-PT"/>
        </w:rPr>
        <w:t>selector</w:t>
      </w:r>
      <w:proofErr w:type="spellEnd"/>
      <w:r w:rsidR="00573F9C">
        <w:rPr>
          <w:lang w:val="pt-PT"/>
        </w:rPr>
        <w:t xml:space="preserve"> de funcionamento </w:t>
      </w:r>
      <w:r w:rsidRPr="001B2D80">
        <w:rPr>
          <w:lang w:val="pt-PT"/>
        </w:rPr>
        <w:t xml:space="preserve">deve ser colocado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2C84B32D" wp14:editId="79DA9EBC">
            <wp:extent cx="414020" cy="1898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D80">
        <w:rPr>
          <w:lang w:val="pt-PT"/>
        </w:rPr>
        <w:t xml:space="preserve">(3 pontos). Neste caso, o cronómetro é </w:t>
      </w:r>
      <w:proofErr w:type="spellStart"/>
      <w:r w:rsidR="001B2D80" w:rsidRPr="001B2D80">
        <w:rPr>
          <w:lang w:val="pt-PT"/>
        </w:rPr>
        <w:t>accionado</w:t>
      </w:r>
      <w:proofErr w:type="spellEnd"/>
      <w:r w:rsidR="001B2D80" w:rsidRPr="001B2D80">
        <w:rPr>
          <w:lang w:val="pt-PT"/>
        </w:rPr>
        <w:t xml:space="preserve"> </w:t>
      </w:r>
      <w:r w:rsidRPr="001B2D80">
        <w:rPr>
          <w:lang w:val="pt-PT"/>
        </w:rPr>
        <w:t xml:space="preserve">ao soltar o disparador, o feixe </w:t>
      </w:r>
      <w:r w:rsidR="001B2D80" w:rsidRPr="001B2D80">
        <w:rPr>
          <w:lang w:val="pt-PT"/>
        </w:rPr>
        <w:t xml:space="preserve">luminoso </w:t>
      </w:r>
      <w:r w:rsidRPr="001B2D80">
        <w:rPr>
          <w:lang w:val="pt-PT"/>
        </w:rPr>
        <w:t xml:space="preserve">é restabelecido voltando a pressionar o disparador, e o cronómetro é parado quando o eixo da roda corta o feixe </w:t>
      </w:r>
      <w:r w:rsidR="001B2D80" w:rsidRPr="001B2D80">
        <w:rPr>
          <w:lang w:val="pt-PT"/>
        </w:rPr>
        <w:t>luminoso</w:t>
      </w:r>
      <w:r w:rsidRPr="001B2D80">
        <w:rPr>
          <w:lang w:val="pt-PT"/>
        </w:rPr>
        <w:t>.</w:t>
      </w:r>
    </w:p>
    <w:p w14:paraId="5C80C1AD" w14:textId="77777777" w:rsidR="001B2D80" w:rsidRPr="001B2D80" w:rsidRDefault="001B2D80" w:rsidP="001B2D80">
      <w:pPr>
        <w:pStyle w:val="ColorfulList-Accent11"/>
        <w:ind w:left="360"/>
        <w:jc w:val="both"/>
        <w:rPr>
          <w:lang w:val="pt-PT"/>
        </w:rPr>
      </w:pPr>
      <w:r w:rsidRPr="001B2D80">
        <w:rPr>
          <w:lang w:val="pt-PT"/>
        </w:rPr>
        <w:t xml:space="preserve">Para </w:t>
      </w:r>
      <w:r w:rsidRPr="001B2D80">
        <w:rPr>
          <w:u w:val="single"/>
          <w:lang w:val="pt-PT"/>
        </w:rPr>
        <w:t xml:space="preserve">medir o tempo de passagem da roda por </w:t>
      </w:r>
      <w:proofErr w:type="spellStart"/>
      <w:r w:rsidRPr="001B2D80">
        <w:rPr>
          <w:u w:val="single"/>
          <w:lang w:val="pt-PT"/>
        </w:rPr>
        <w:t>Lb</w:t>
      </w:r>
      <w:proofErr w:type="spellEnd"/>
      <w:r w:rsidRPr="001B2D80">
        <w:rPr>
          <w:u w:val="single"/>
          <w:lang w:val="pt-PT"/>
        </w:rPr>
        <w:t xml:space="preserve">, </w:t>
      </w:r>
      <w:r w:rsidRPr="001B2D80">
        <w:rPr>
          <w:lang w:val="pt-PT"/>
        </w:rPr>
        <w:t>o circuito do disparador deve estar desligado da entrada “</w:t>
      </w:r>
      <w:proofErr w:type="spellStart"/>
      <w:r w:rsidRPr="001B2D80">
        <w:rPr>
          <w:lang w:val="pt-PT"/>
        </w:rPr>
        <w:t>Trigger</w:t>
      </w:r>
      <w:proofErr w:type="spellEnd"/>
      <w:r w:rsidRPr="001B2D80">
        <w:rPr>
          <w:lang w:val="pt-PT"/>
        </w:rPr>
        <w:t xml:space="preserve"> in” do sistema </w:t>
      </w:r>
      <w:proofErr w:type="spellStart"/>
      <w:r w:rsidRPr="001B2D80">
        <w:rPr>
          <w:lang w:val="pt-PT"/>
        </w:rPr>
        <w:t>Lb</w:t>
      </w:r>
      <w:proofErr w:type="spellEnd"/>
      <w:r w:rsidRPr="001B2D80">
        <w:rPr>
          <w:lang w:val="pt-PT"/>
        </w:rPr>
        <w:t xml:space="preserve">, </w:t>
      </w:r>
      <w:r w:rsidR="00573F9C">
        <w:rPr>
          <w:lang w:val="pt-PT"/>
        </w:rPr>
        <w:t xml:space="preserve">cujo </w:t>
      </w:r>
      <w:proofErr w:type="spellStart"/>
      <w:r w:rsidR="00573F9C">
        <w:rPr>
          <w:lang w:val="pt-PT"/>
        </w:rPr>
        <w:t>selector</w:t>
      </w:r>
      <w:proofErr w:type="spellEnd"/>
      <w:r w:rsidR="00573F9C">
        <w:rPr>
          <w:lang w:val="pt-PT"/>
        </w:rPr>
        <w:t xml:space="preserve"> de funcionamento </w:t>
      </w:r>
      <w:r w:rsidRPr="001B2D80">
        <w:rPr>
          <w:lang w:val="pt-PT"/>
        </w:rPr>
        <w:t xml:space="preserve">deve ser colocado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530886E2" wp14:editId="092B7E39">
            <wp:extent cx="344805" cy="20701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2D80">
        <w:rPr>
          <w:lang w:val="pt-PT"/>
        </w:rPr>
        <w:t xml:space="preserve"> (2 pontos). Neste caso, o cronómetro é </w:t>
      </w:r>
      <w:proofErr w:type="spellStart"/>
      <w:r w:rsidRPr="001B2D80">
        <w:rPr>
          <w:lang w:val="pt-PT"/>
        </w:rPr>
        <w:t>accionado</w:t>
      </w:r>
      <w:proofErr w:type="spellEnd"/>
      <w:r w:rsidRPr="001B2D80">
        <w:rPr>
          <w:lang w:val="pt-PT"/>
        </w:rPr>
        <w:t xml:space="preserve">/parado quando o eixo da roda corta/restabelece o feixe luminoso, ao passar pelo sistema </w:t>
      </w:r>
      <w:proofErr w:type="spellStart"/>
      <w:r w:rsidRPr="001B2D80">
        <w:rPr>
          <w:lang w:val="pt-PT"/>
        </w:rPr>
        <w:t>Lb</w:t>
      </w:r>
      <w:proofErr w:type="spellEnd"/>
      <w:r w:rsidRPr="001B2D80">
        <w:rPr>
          <w:lang w:val="pt-PT"/>
        </w:rPr>
        <w:t xml:space="preserve"> no fim do percurso.</w:t>
      </w:r>
    </w:p>
    <w:p w14:paraId="5293022F" w14:textId="77777777" w:rsidR="001B2D80" w:rsidRPr="001B2D80" w:rsidRDefault="001B2D80" w:rsidP="001B2D80">
      <w:pPr>
        <w:pStyle w:val="ColorfulList-Accent11"/>
        <w:ind w:left="360"/>
        <w:jc w:val="both"/>
        <w:rPr>
          <w:lang w:val="pt-PT"/>
        </w:rPr>
      </w:pPr>
    </w:p>
    <w:p w14:paraId="6CC793F9" w14:textId="77777777" w:rsidR="006934EE" w:rsidRPr="001B2D80" w:rsidRDefault="006934EE" w:rsidP="006934EE">
      <w:pPr>
        <w:pStyle w:val="ColorfulList-Accent11"/>
        <w:rPr>
          <w:lang w:val="pt-PT"/>
        </w:rPr>
      </w:pPr>
    </w:p>
    <w:p w14:paraId="3F849B90" w14:textId="77777777" w:rsidR="006934EE" w:rsidRPr="001B2D80" w:rsidRDefault="006934EE" w:rsidP="001B2D80">
      <w:pPr>
        <w:pStyle w:val="Corpodetexto"/>
        <w:ind w:left="360"/>
      </w:pPr>
    </w:p>
    <w:p w14:paraId="5D50B090" w14:textId="77777777" w:rsidR="00850C0F" w:rsidRPr="001B2D80" w:rsidRDefault="00850C0F">
      <w:pPr>
        <w:pStyle w:val="Corpodetexto"/>
      </w:pPr>
    </w:p>
    <w:p w14:paraId="7B926890" w14:textId="77777777" w:rsidR="00850C0F" w:rsidRPr="001B2D80" w:rsidRDefault="00850C0F">
      <w:pPr>
        <w:pStyle w:val="Corpodetexto"/>
        <w:jc w:val="center"/>
      </w:pPr>
      <w:r w:rsidRPr="001B2D80">
        <w:br w:type="page"/>
      </w:r>
    </w:p>
    <w:p w14:paraId="3AC25DDD" w14:textId="77777777" w:rsidR="00DF1503" w:rsidRDefault="00850C0F">
      <w:pPr>
        <w:pStyle w:val="Corpodetexto"/>
        <w:rPr>
          <w:b/>
        </w:rPr>
      </w:pPr>
      <w:r w:rsidRPr="001B2D80">
        <w:rPr>
          <w:b/>
        </w:rPr>
        <w:lastRenderedPageBreak/>
        <w:t xml:space="preserve">2.1 </w:t>
      </w:r>
      <w:r w:rsidR="001B2D80">
        <w:rPr>
          <w:b/>
        </w:rPr>
        <w:t>Medição do tempo de queda</w:t>
      </w:r>
    </w:p>
    <w:p w14:paraId="4D97C35F" w14:textId="77777777" w:rsidR="00850C0F" w:rsidRPr="001B2D80" w:rsidRDefault="00850C0F" w:rsidP="00DF1503">
      <w:pPr>
        <w:pStyle w:val="Corpodetexto"/>
        <w:ind w:firstLine="360"/>
        <w:rPr>
          <w:b/>
        </w:rPr>
      </w:pPr>
      <w:r w:rsidRPr="001B2D80">
        <w:rPr>
          <w:b/>
        </w:rPr>
        <w:t>Determinação do momento de inércia da roda</w:t>
      </w:r>
    </w:p>
    <w:p w14:paraId="522EF66B" w14:textId="77777777" w:rsidR="001B2D80" w:rsidRDefault="001B2D80">
      <w:pPr>
        <w:pStyle w:val="Corpodetexto"/>
        <w:rPr>
          <w:b/>
        </w:rPr>
      </w:pPr>
    </w:p>
    <w:p w14:paraId="6EB037B7" w14:textId="77777777" w:rsidR="001B2D80" w:rsidRPr="00573F9C" w:rsidRDefault="001B2D80">
      <w:pPr>
        <w:pStyle w:val="Corpodetexto"/>
      </w:pPr>
      <w:r w:rsidRPr="00573F9C">
        <w:t xml:space="preserve">Pretendem realizar-se 10 medições do tempo de queda da roda de Maxwell, por exemplo para 10 posições diferentes </w:t>
      </w:r>
      <w:r w:rsidR="00573F9C" w:rsidRPr="00573F9C">
        <w:t xml:space="preserve">(medidas de 5 em 5 cm) </w:t>
      </w:r>
      <w:r w:rsidRPr="00573F9C">
        <w:t xml:space="preserve">do sistema </w:t>
      </w:r>
      <w:proofErr w:type="spellStart"/>
      <w:r w:rsidRPr="00573F9C">
        <w:t>Lb</w:t>
      </w:r>
      <w:proofErr w:type="spellEnd"/>
      <w:r w:rsidR="00573F9C" w:rsidRPr="00573F9C">
        <w:t>.</w:t>
      </w:r>
      <w:r w:rsidRPr="00573F9C">
        <w:t xml:space="preserve"> </w:t>
      </w:r>
    </w:p>
    <w:p w14:paraId="7956674E" w14:textId="77777777" w:rsidR="001B2D80" w:rsidRDefault="001B2D80">
      <w:pPr>
        <w:pStyle w:val="Corpodetexto"/>
        <w:rPr>
          <w:b/>
        </w:rPr>
      </w:pPr>
    </w:p>
    <w:p w14:paraId="02C6170C" w14:textId="77777777" w:rsidR="00411090" w:rsidRDefault="00411090" w:rsidP="00411090">
      <w:pPr>
        <w:pStyle w:val="Corpodetexto"/>
        <w:numPr>
          <w:ilvl w:val="0"/>
          <w:numId w:val="5"/>
        </w:numPr>
      </w:pPr>
      <w:r>
        <w:t xml:space="preserve">Posicione o sistema </w:t>
      </w:r>
      <w:r w:rsidRPr="001B2D80">
        <w:t xml:space="preserve">de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</w:t>
      </w:r>
      <w:r>
        <w:t xml:space="preserve">. </w:t>
      </w:r>
    </w:p>
    <w:p w14:paraId="046ED6A5" w14:textId="77777777" w:rsidR="00373098" w:rsidRDefault="00411090" w:rsidP="00411090">
      <w:pPr>
        <w:pStyle w:val="Corpodetexto"/>
        <w:ind w:left="360"/>
      </w:pPr>
      <w:r>
        <w:t xml:space="preserve">Ajuste os cursores da barra com escala graduada, como indicado anteriormente, e </w:t>
      </w:r>
      <w:r w:rsidRPr="00373098">
        <w:rPr>
          <w:b/>
        </w:rPr>
        <w:t>registe as suas posições</w:t>
      </w:r>
      <w:r>
        <w:t>.</w:t>
      </w:r>
      <w:r w:rsidRPr="00411090">
        <w:t xml:space="preserve"> </w:t>
      </w:r>
    </w:p>
    <w:p w14:paraId="2B2D1CA9" w14:textId="77777777" w:rsidR="00411090" w:rsidRPr="00411090" w:rsidRDefault="00411090" w:rsidP="00411090">
      <w:pPr>
        <w:pStyle w:val="Corpodetexto"/>
        <w:ind w:left="360"/>
      </w:pPr>
      <w:r>
        <w:t>Na definição do número de algarismos significativos, t</w:t>
      </w:r>
      <w:r w:rsidRPr="001B2D80">
        <w:t>e</w:t>
      </w:r>
      <w:r>
        <w:t xml:space="preserve">nha em atenção que </w:t>
      </w:r>
      <w:r w:rsidR="00373098">
        <w:t xml:space="preserve">as suas medidas serão </w:t>
      </w:r>
      <w:proofErr w:type="spellStart"/>
      <w:r w:rsidR="00373098">
        <w:t>afectadas</w:t>
      </w:r>
      <w:proofErr w:type="spellEnd"/>
      <w:r w:rsidR="00373098">
        <w:t xml:space="preserve"> por um erro sistemático,</w:t>
      </w:r>
      <w:r w:rsidRPr="001B2D80">
        <w:t xml:space="preserve"> </w:t>
      </w:r>
      <w:r w:rsidR="00373098">
        <w:t xml:space="preserve">devido a </w:t>
      </w:r>
      <w:r>
        <w:t xml:space="preserve">efeitos de </w:t>
      </w:r>
      <w:r w:rsidRPr="001B2D80">
        <w:t xml:space="preserve">paralaxe, </w:t>
      </w:r>
      <w:r w:rsidR="00373098">
        <w:t xml:space="preserve">e por um </w:t>
      </w:r>
      <w:r w:rsidRPr="00373098">
        <w:t>erro de leitura</w:t>
      </w:r>
      <w:r w:rsidRPr="001B2D80">
        <w:t xml:space="preserve"> </w:t>
      </w:r>
      <w:r w:rsidR="00373098">
        <w:t xml:space="preserve">sempre superior </w:t>
      </w:r>
      <w:r w:rsidRPr="001B2D80">
        <w:t>a metade da menor divisão da escala.</w:t>
      </w:r>
    </w:p>
    <w:p w14:paraId="7CB14A03" w14:textId="77777777" w:rsidR="00411090" w:rsidRDefault="00411090" w:rsidP="00373098">
      <w:pPr>
        <w:pStyle w:val="Corpodetexto"/>
        <w:ind w:left="360"/>
      </w:pPr>
      <w:r>
        <w:t xml:space="preserve"> </w:t>
      </w:r>
    </w:p>
    <w:p w14:paraId="387142C0" w14:textId="77777777" w:rsidR="00573F9C" w:rsidRDefault="00850C0F" w:rsidP="00573F9C">
      <w:pPr>
        <w:pStyle w:val="Corpodetexto"/>
        <w:numPr>
          <w:ilvl w:val="0"/>
          <w:numId w:val="5"/>
        </w:numPr>
      </w:pPr>
      <w:r w:rsidRPr="001B2D80">
        <w:t xml:space="preserve">Ligue </w:t>
      </w:r>
      <w:r w:rsidR="00573F9C">
        <w:t xml:space="preserve">o circuito do disparador </w:t>
      </w:r>
      <w:r w:rsidR="00573F9C" w:rsidRPr="001B2D80">
        <w:t>à entrada “</w:t>
      </w:r>
      <w:proofErr w:type="spellStart"/>
      <w:r w:rsidR="00573F9C" w:rsidRPr="001B2D80">
        <w:t>Trigger</w:t>
      </w:r>
      <w:proofErr w:type="spellEnd"/>
      <w:r w:rsidR="00573F9C" w:rsidRPr="001B2D80">
        <w:t xml:space="preserve"> in” do sistema </w:t>
      </w:r>
      <w:proofErr w:type="spellStart"/>
      <w:r w:rsidR="00573F9C" w:rsidRPr="001B2D80">
        <w:t>Lb</w:t>
      </w:r>
      <w:proofErr w:type="spellEnd"/>
      <w:r w:rsidR="00573F9C">
        <w:t>.</w:t>
      </w:r>
    </w:p>
    <w:p w14:paraId="6C1A7FF6" w14:textId="77777777" w:rsidR="00573F9C" w:rsidRDefault="00573F9C" w:rsidP="00573F9C">
      <w:pPr>
        <w:pStyle w:val="Corpodetexto"/>
        <w:ind w:left="360"/>
      </w:pPr>
    </w:p>
    <w:p w14:paraId="4FABF3C2" w14:textId="77777777" w:rsidR="00573F9C" w:rsidRPr="001B2D80" w:rsidRDefault="00573F9C" w:rsidP="00573F9C">
      <w:pPr>
        <w:pStyle w:val="Corpodetexto"/>
        <w:numPr>
          <w:ilvl w:val="0"/>
          <w:numId w:val="5"/>
        </w:numPr>
      </w:pPr>
      <w:r w:rsidRPr="001B2D80">
        <w:t xml:space="preserve">Posicione o </w:t>
      </w:r>
      <w:proofErr w:type="spellStart"/>
      <w:r w:rsidRPr="001B2D80">
        <w:t>selector</w:t>
      </w:r>
      <w:proofErr w:type="spellEnd"/>
      <w:r w:rsidRPr="001B2D80">
        <w:t xml:space="preserve"> de tipo de funcionamento do sistema </w:t>
      </w:r>
      <w:proofErr w:type="spellStart"/>
      <w:r>
        <w:t>Lb</w:t>
      </w:r>
      <w:proofErr w:type="spellEnd"/>
      <w:r w:rsidRPr="001B2D80">
        <w:t xml:space="preserve">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6495F652" wp14:editId="681788AB">
            <wp:extent cx="414020" cy="18986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(3 pontos).</w:t>
      </w:r>
    </w:p>
    <w:p w14:paraId="12B328D4" w14:textId="77777777" w:rsidR="00573F9C" w:rsidRDefault="00573F9C" w:rsidP="00573F9C">
      <w:pPr>
        <w:pStyle w:val="Corpodetexto"/>
        <w:ind w:left="360"/>
      </w:pPr>
    </w:p>
    <w:p w14:paraId="7E320E33" w14:textId="77777777" w:rsidR="00850C0F" w:rsidRPr="001B2D80" w:rsidRDefault="00573F9C">
      <w:pPr>
        <w:pStyle w:val="Corpodetexto"/>
        <w:numPr>
          <w:ilvl w:val="0"/>
          <w:numId w:val="5"/>
        </w:numPr>
      </w:pPr>
      <w:r>
        <w:t xml:space="preserve">Suba a roda de Maxwell enrolando os fios no seu eixo. Bloqueie a roda, introduzindo </w:t>
      </w:r>
      <w:r w:rsidR="00850C0F" w:rsidRPr="001B2D80">
        <w:t xml:space="preserve">a ponta de travamento </w:t>
      </w:r>
      <w:r>
        <w:t xml:space="preserve">na roda enquanto pressiona o disparador.  </w:t>
      </w:r>
    </w:p>
    <w:p w14:paraId="6157BBC7" w14:textId="77777777" w:rsidR="00573F9C" w:rsidRDefault="00573F9C" w:rsidP="00573F9C">
      <w:pPr>
        <w:pStyle w:val="Corpodetexto"/>
        <w:ind w:left="360"/>
      </w:pPr>
    </w:p>
    <w:p w14:paraId="7DCBA7DE" w14:textId="77777777" w:rsidR="00573F9C" w:rsidRPr="001B2D80" w:rsidRDefault="00573F9C" w:rsidP="00573F9C">
      <w:pPr>
        <w:pStyle w:val="Corpodetexto"/>
        <w:numPr>
          <w:ilvl w:val="0"/>
          <w:numId w:val="5"/>
        </w:numPr>
      </w:pPr>
      <w:r w:rsidRPr="001B2D80">
        <w:t xml:space="preserve">Pressione o botão de “set” no sistema </w:t>
      </w:r>
      <w:proofErr w:type="spellStart"/>
      <w:r>
        <w:t>Lb</w:t>
      </w:r>
      <w:proofErr w:type="spellEnd"/>
      <w:r>
        <w:t>.</w:t>
      </w:r>
    </w:p>
    <w:p w14:paraId="08F3E30B" w14:textId="77777777" w:rsidR="00573F9C" w:rsidRDefault="00573F9C" w:rsidP="00573F9C">
      <w:pPr>
        <w:pStyle w:val="Corpodetexto"/>
      </w:pPr>
    </w:p>
    <w:p w14:paraId="0F59C5FC" w14:textId="77777777" w:rsidR="00850C0F" w:rsidRPr="001B2D80" w:rsidRDefault="00573F9C">
      <w:pPr>
        <w:pStyle w:val="Corpodetexto"/>
        <w:numPr>
          <w:ilvl w:val="0"/>
          <w:numId w:val="5"/>
        </w:numPr>
      </w:pPr>
      <w:r>
        <w:t xml:space="preserve">Liberte o disparador. A </w:t>
      </w:r>
      <w:r w:rsidR="00850C0F" w:rsidRPr="001B2D80">
        <w:t xml:space="preserve">ponta </w:t>
      </w:r>
      <w:r>
        <w:t xml:space="preserve">de travamento </w:t>
      </w:r>
      <w:r w:rsidR="00850C0F" w:rsidRPr="001B2D80">
        <w:t xml:space="preserve">largará a </w:t>
      </w:r>
      <w:r>
        <w:t>roda que deverá começar a mover</w:t>
      </w:r>
      <w:r w:rsidR="002943BC" w:rsidRPr="001B2D80">
        <w:t>-</w:t>
      </w:r>
      <w:r w:rsidR="00850C0F" w:rsidRPr="001B2D80">
        <w:t>se.</w:t>
      </w:r>
    </w:p>
    <w:p w14:paraId="020D15BD" w14:textId="77777777" w:rsidR="00573F9C" w:rsidRDefault="00573F9C" w:rsidP="00573F9C">
      <w:pPr>
        <w:pStyle w:val="Corpodetexto"/>
        <w:ind w:left="360"/>
      </w:pPr>
    </w:p>
    <w:p w14:paraId="4B07A82F" w14:textId="77777777" w:rsidR="00850C0F" w:rsidRPr="00573F9C" w:rsidRDefault="00850C0F">
      <w:pPr>
        <w:pStyle w:val="Corpodetexto"/>
        <w:numPr>
          <w:ilvl w:val="0"/>
          <w:numId w:val="5"/>
        </w:numPr>
      </w:pPr>
      <w:r w:rsidRPr="00573F9C">
        <w:t>Depois d</w:t>
      </w:r>
      <w:r w:rsidR="00573F9C" w:rsidRPr="00573F9C">
        <w:t>e a</w:t>
      </w:r>
      <w:r w:rsidRPr="00573F9C">
        <w:t xml:space="preserve"> roda </w:t>
      </w:r>
      <w:r w:rsidR="00573F9C" w:rsidRPr="00573F9C">
        <w:t xml:space="preserve">se ter afastado </w:t>
      </w:r>
      <w:r w:rsidRPr="00573F9C">
        <w:t xml:space="preserve">completamente </w:t>
      </w:r>
      <w:r w:rsidR="00573F9C" w:rsidRPr="00573F9C">
        <w:t>d</w:t>
      </w:r>
      <w:r w:rsidRPr="00573F9C">
        <w:t>a ponta de travamento</w:t>
      </w:r>
      <w:r w:rsidR="00573F9C" w:rsidRPr="00573F9C">
        <w:t>,</w:t>
      </w:r>
      <w:r w:rsidRPr="00573F9C">
        <w:t xml:space="preserve"> </w:t>
      </w:r>
      <w:r w:rsidR="00573F9C" w:rsidRPr="00573F9C">
        <w:t xml:space="preserve">pressione novamente </w:t>
      </w:r>
      <w:r w:rsidRPr="00573F9C">
        <w:t xml:space="preserve">o </w:t>
      </w:r>
      <w:r w:rsidR="00573F9C" w:rsidRPr="00573F9C">
        <w:t>disparador</w:t>
      </w:r>
      <w:r w:rsidRPr="00573F9C">
        <w:t xml:space="preserve"> </w:t>
      </w:r>
      <w:r w:rsidR="00573F9C" w:rsidRPr="00573F9C">
        <w:t xml:space="preserve">e </w:t>
      </w:r>
      <w:r w:rsidR="00573F9C" w:rsidRPr="00573F9C">
        <w:rPr>
          <w:b/>
        </w:rPr>
        <w:t xml:space="preserve">mantenha-o pressionado até que </w:t>
      </w:r>
      <w:r w:rsidRPr="00573F9C">
        <w:rPr>
          <w:b/>
        </w:rPr>
        <w:t>o feixe de lu</w:t>
      </w:r>
      <w:r w:rsidR="00573F9C" w:rsidRPr="00573F9C">
        <w:rPr>
          <w:b/>
        </w:rPr>
        <w:t>minoso</w:t>
      </w:r>
      <w:r w:rsidRPr="00573F9C">
        <w:rPr>
          <w:b/>
        </w:rPr>
        <w:t xml:space="preserve"> seja interrompido</w:t>
      </w:r>
      <w:r w:rsidRPr="00573F9C">
        <w:t xml:space="preserve">. </w:t>
      </w:r>
    </w:p>
    <w:p w14:paraId="7FCBF993" w14:textId="77777777" w:rsidR="00573F9C" w:rsidRPr="001B2D80" w:rsidRDefault="00573F9C" w:rsidP="00573F9C">
      <w:pPr>
        <w:pStyle w:val="Corpodetexto"/>
      </w:pPr>
    </w:p>
    <w:p w14:paraId="4F327FD3" w14:textId="77777777" w:rsidR="00850C0F" w:rsidRPr="001B2D80" w:rsidRDefault="00411090">
      <w:pPr>
        <w:pStyle w:val="Corpodetexto"/>
        <w:numPr>
          <w:ilvl w:val="0"/>
          <w:numId w:val="5"/>
        </w:numPr>
      </w:pPr>
      <w:r>
        <w:t xml:space="preserve">Observe e </w:t>
      </w:r>
      <w:r w:rsidRPr="00373098">
        <w:rPr>
          <w:b/>
        </w:rPr>
        <w:t>registe o valor do tempo de queda</w:t>
      </w:r>
      <w:r>
        <w:t xml:space="preserve"> indicado pelo cronó</w:t>
      </w:r>
      <w:r w:rsidR="00850C0F" w:rsidRPr="001B2D80">
        <w:t>metro</w:t>
      </w:r>
      <w:r>
        <w:t>, quando o eixo da roda interrompe</w:t>
      </w:r>
      <w:r w:rsidR="00850C0F" w:rsidRPr="001B2D80">
        <w:t xml:space="preserve"> o feixe </w:t>
      </w:r>
      <w:r>
        <w:t xml:space="preserve">luminoso em </w:t>
      </w:r>
      <w:proofErr w:type="spellStart"/>
      <w:r>
        <w:t>Lb</w:t>
      </w:r>
      <w:proofErr w:type="spellEnd"/>
      <w:r>
        <w:t xml:space="preserve">. </w:t>
      </w:r>
    </w:p>
    <w:p w14:paraId="5F5EB291" w14:textId="77777777" w:rsidR="00573F9C" w:rsidRDefault="00573F9C" w:rsidP="00573F9C">
      <w:pPr>
        <w:pStyle w:val="Corpodetexto"/>
        <w:ind w:left="360"/>
      </w:pPr>
    </w:p>
    <w:p w14:paraId="4EF55A9D" w14:textId="77777777" w:rsidR="001306F7" w:rsidRDefault="001306F7" w:rsidP="00373098">
      <w:pPr>
        <w:pStyle w:val="Corpodetexto"/>
        <w:numPr>
          <w:ilvl w:val="0"/>
          <w:numId w:val="5"/>
        </w:numPr>
      </w:pPr>
      <w:r>
        <w:t xml:space="preserve">Altere a posição do sistema </w:t>
      </w:r>
      <w:proofErr w:type="spellStart"/>
      <w:r>
        <w:t>Lb</w:t>
      </w:r>
      <w:proofErr w:type="spellEnd"/>
      <w:r>
        <w:t xml:space="preserve"> e repita os passos anteriores.</w:t>
      </w:r>
    </w:p>
    <w:p w14:paraId="35A20F21" w14:textId="77777777" w:rsidR="001306F7" w:rsidRPr="00995E03" w:rsidRDefault="001306F7" w:rsidP="001306F7">
      <w:pPr>
        <w:pStyle w:val="ColorfulList-Accent11"/>
        <w:ind w:left="0"/>
        <w:rPr>
          <w:lang w:val="pt-PT"/>
        </w:rPr>
      </w:pPr>
    </w:p>
    <w:p w14:paraId="252B3384" w14:textId="77777777" w:rsidR="00373098" w:rsidRDefault="00373098" w:rsidP="00373098">
      <w:pPr>
        <w:pStyle w:val="Corpodetexto"/>
        <w:numPr>
          <w:ilvl w:val="0"/>
          <w:numId w:val="5"/>
        </w:numPr>
      </w:pPr>
      <w:r>
        <w:t xml:space="preserve">Use o </w:t>
      </w:r>
      <w:r w:rsidRPr="001B2D80">
        <w:t xml:space="preserve">computador que está junto da montagem </w:t>
      </w:r>
      <w:r>
        <w:t xml:space="preserve">para gerar, numa folha Excel, um gráfico XY com o conjunto </w:t>
      </w:r>
      <w:r w:rsidRPr="001B2D80">
        <w:t>de pontos experimentais</w:t>
      </w:r>
      <w:r>
        <w:t>.</w:t>
      </w:r>
      <w:r w:rsidRPr="001B2D80">
        <w:t xml:space="preserve"> </w:t>
      </w:r>
    </w:p>
    <w:p w14:paraId="05641038" w14:textId="77777777" w:rsidR="00373098" w:rsidRPr="001B2D80" w:rsidRDefault="00373098" w:rsidP="00373098">
      <w:pPr>
        <w:pStyle w:val="Corpodetexto"/>
        <w:ind w:left="360"/>
      </w:pPr>
      <w:r>
        <w:t xml:space="preserve">Ajuste </w:t>
      </w:r>
      <w:r w:rsidRPr="001B2D80">
        <w:t xml:space="preserve">uma função </w:t>
      </w:r>
      <w:r>
        <w:t>do tipo “</w:t>
      </w:r>
      <w:proofErr w:type="spellStart"/>
      <w:r>
        <w:t>power</w:t>
      </w:r>
      <w:proofErr w:type="spellEnd"/>
      <w:r>
        <w:t>” (potência) a esses pontos experimentais, e utilize os parâmetros de ajuste para estimar o moment</w:t>
      </w:r>
      <w:r w:rsidR="006B3559">
        <w:t xml:space="preserve">o de inércia da roda de Maxwell (considere </w:t>
      </w:r>
      <w:r w:rsidR="006B3559">
        <w:rPr>
          <w:i/>
        </w:rPr>
        <w:t>g</w:t>
      </w:r>
      <w:r w:rsidR="006B3559">
        <w:t xml:space="preserve"> = 9,8 ms</w:t>
      </w:r>
      <w:r w:rsidR="006B3559">
        <w:rPr>
          <w:vertAlign w:val="superscript"/>
        </w:rPr>
        <w:t>-2</w:t>
      </w:r>
      <w:r w:rsidR="006B3559">
        <w:t>).</w:t>
      </w:r>
    </w:p>
    <w:p w14:paraId="6ACEEFD6" w14:textId="77777777" w:rsidR="00373098" w:rsidRDefault="00373098" w:rsidP="00573F9C">
      <w:pPr>
        <w:pStyle w:val="Corpodetexto"/>
        <w:ind w:left="360"/>
      </w:pPr>
    </w:p>
    <w:p w14:paraId="1FD3C720" w14:textId="77777777" w:rsidR="00573F9C" w:rsidRDefault="00573F9C" w:rsidP="00573F9C">
      <w:pPr>
        <w:pStyle w:val="Corpodetexto"/>
        <w:ind w:left="360"/>
      </w:pPr>
    </w:p>
    <w:p w14:paraId="1A8ADD23" w14:textId="77777777" w:rsidR="00411090" w:rsidRDefault="00411090" w:rsidP="00411090">
      <w:pPr>
        <w:pStyle w:val="Corpodetexto"/>
        <w:ind w:left="360"/>
      </w:pPr>
    </w:p>
    <w:p w14:paraId="5C523844" w14:textId="77777777" w:rsidR="00850C0F" w:rsidRPr="001B2D80" w:rsidRDefault="00850C0F">
      <w:pPr>
        <w:pStyle w:val="Corpodetexto"/>
        <w:ind w:left="360"/>
      </w:pPr>
    </w:p>
    <w:p w14:paraId="59457D84" w14:textId="77777777" w:rsidR="00850C0F" w:rsidRPr="001B2D80" w:rsidRDefault="00850C0F">
      <w:pPr>
        <w:pStyle w:val="Corpodetexto"/>
        <w:ind w:left="360"/>
      </w:pPr>
    </w:p>
    <w:p w14:paraId="59ED119C" w14:textId="77777777" w:rsidR="00DF1503" w:rsidRDefault="00373098">
      <w:pPr>
        <w:pStyle w:val="Corpodetexto"/>
        <w:rPr>
          <w:b/>
        </w:rPr>
      </w:pPr>
      <w:r>
        <w:rPr>
          <w:b/>
        </w:rPr>
        <w:br w:type="page"/>
      </w:r>
      <w:r w:rsidR="00850C0F" w:rsidRPr="001B2D80">
        <w:rPr>
          <w:b/>
        </w:rPr>
        <w:lastRenderedPageBreak/>
        <w:t xml:space="preserve">2.2 </w:t>
      </w:r>
      <w:r w:rsidR="00DF1503">
        <w:rPr>
          <w:b/>
        </w:rPr>
        <w:t xml:space="preserve">Medição do </w:t>
      </w:r>
      <w:r w:rsidR="00DF1503" w:rsidRPr="001B2D80">
        <w:rPr>
          <w:b/>
        </w:rPr>
        <w:t xml:space="preserve">intervalo de tempo </w:t>
      </w:r>
      <w:r w:rsidR="00DF1503" w:rsidRPr="001B2D80">
        <w:rPr>
          <w:rFonts w:ascii="Symbol" w:hAnsi="Symbol"/>
          <w:b/>
        </w:rPr>
        <w:t></w:t>
      </w:r>
      <w:r w:rsidR="00DF1503" w:rsidRPr="001B2D80">
        <w:rPr>
          <w:b/>
        </w:rPr>
        <w:t>t</w:t>
      </w:r>
      <w:r w:rsidR="00DF1503">
        <w:rPr>
          <w:b/>
        </w:rPr>
        <w:t xml:space="preserve"> de passagem do eixo da roda por </w:t>
      </w:r>
      <w:proofErr w:type="spellStart"/>
      <w:r w:rsidR="00DF1503">
        <w:rPr>
          <w:b/>
        </w:rPr>
        <w:t>Lb</w:t>
      </w:r>
      <w:proofErr w:type="spellEnd"/>
    </w:p>
    <w:p w14:paraId="76C973A5" w14:textId="77777777" w:rsidR="00850C0F" w:rsidRPr="001B2D80" w:rsidRDefault="00850C0F" w:rsidP="00DF1503">
      <w:pPr>
        <w:pStyle w:val="Corpodetexto"/>
        <w:ind w:firstLine="360"/>
        <w:rPr>
          <w:b/>
        </w:rPr>
      </w:pPr>
      <w:r w:rsidRPr="001B2D80">
        <w:rPr>
          <w:b/>
        </w:rPr>
        <w:t>Conservação e transferência de energia</w:t>
      </w:r>
    </w:p>
    <w:p w14:paraId="29668950" w14:textId="77777777" w:rsidR="00850C0F" w:rsidRDefault="00850C0F">
      <w:pPr>
        <w:pStyle w:val="Corpodetexto"/>
        <w:rPr>
          <w:b/>
        </w:rPr>
      </w:pPr>
    </w:p>
    <w:p w14:paraId="5DAE8C04" w14:textId="77777777" w:rsidR="00DF1503" w:rsidRDefault="00DF1503" w:rsidP="00DF1503">
      <w:pPr>
        <w:pStyle w:val="Corpodetexto"/>
      </w:pPr>
      <w:r>
        <w:t xml:space="preserve">Para as mesmas </w:t>
      </w:r>
      <w:r w:rsidRPr="00573F9C">
        <w:t xml:space="preserve">10 posições do sistema </w:t>
      </w:r>
      <w:proofErr w:type="spellStart"/>
      <w:r w:rsidRPr="00573F9C">
        <w:t>Lb</w:t>
      </w:r>
      <w:proofErr w:type="spellEnd"/>
      <w:r w:rsidR="001306F7">
        <w:t xml:space="preserve"> consideradas em 2.1, pretende-se medir o intervalo de tempo de passagem do eixo da roda por </w:t>
      </w:r>
      <w:proofErr w:type="spellStart"/>
      <w:r w:rsidR="001306F7">
        <w:t>Lb</w:t>
      </w:r>
      <w:proofErr w:type="spellEnd"/>
      <w:r w:rsidR="001306F7">
        <w:t xml:space="preserve">. </w:t>
      </w:r>
    </w:p>
    <w:p w14:paraId="0C3E5A03" w14:textId="77777777" w:rsidR="001306F7" w:rsidRDefault="001306F7" w:rsidP="00DF1503">
      <w:pPr>
        <w:pStyle w:val="Corpodetexto"/>
      </w:pPr>
    </w:p>
    <w:p w14:paraId="4F0FCF6C" w14:textId="77777777" w:rsidR="001306F7" w:rsidRDefault="001306F7" w:rsidP="001306F7">
      <w:pPr>
        <w:pStyle w:val="Corpodetexto"/>
        <w:numPr>
          <w:ilvl w:val="0"/>
          <w:numId w:val="23"/>
        </w:numPr>
      </w:pPr>
      <w:r>
        <w:t xml:space="preserve">Posicione o sistema </w:t>
      </w:r>
      <w:r w:rsidRPr="001B2D80">
        <w:t xml:space="preserve">de cronómetro/célula </w:t>
      </w:r>
      <w:proofErr w:type="spellStart"/>
      <w:r w:rsidRPr="001B2D80">
        <w:t>fotoeléctrica</w:t>
      </w:r>
      <w:proofErr w:type="spellEnd"/>
      <w:r w:rsidRPr="001B2D80">
        <w:t xml:space="preserve"> (</w:t>
      </w:r>
      <w:proofErr w:type="spellStart"/>
      <w:r w:rsidRPr="001B2D80">
        <w:t>Lb</w:t>
      </w:r>
      <w:proofErr w:type="spellEnd"/>
      <w:r w:rsidRPr="001B2D80">
        <w:t>)</w:t>
      </w:r>
      <w:r>
        <w:t xml:space="preserve">. </w:t>
      </w:r>
    </w:p>
    <w:p w14:paraId="2C955420" w14:textId="77777777" w:rsidR="001306F7" w:rsidRDefault="001306F7" w:rsidP="001306F7">
      <w:pPr>
        <w:pStyle w:val="Corpodetexto"/>
        <w:ind w:left="360"/>
      </w:pPr>
      <w:r>
        <w:t xml:space="preserve">Ajuste os cursores da barra com escala graduada, como indicado anteriormente, e </w:t>
      </w:r>
      <w:r w:rsidRPr="00373098">
        <w:rPr>
          <w:b/>
        </w:rPr>
        <w:t>registe as suas posições</w:t>
      </w:r>
      <w:r>
        <w:t>.</w:t>
      </w:r>
      <w:r w:rsidRPr="00411090">
        <w:t xml:space="preserve"> </w:t>
      </w:r>
    </w:p>
    <w:p w14:paraId="77C92D0F" w14:textId="77777777" w:rsidR="00DF1503" w:rsidRDefault="00DF1503">
      <w:pPr>
        <w:pStyle w:val="Corpodetexto"/>
        <w:rPr>
          <w:b/>
        </w:rPr>
      </w:pPr>
    </w:p>
    <w:p w14:paraId="7BD285B1" w14:textId="77777777" w:rsidR="001306F7" w:rsidRDefault="001306F7" w:rsidP="001306F7">
      <w:pPr>
        <w:pStyle w:val="Corpodetexto"/>
        <w:numPr>
          <w:ilvl w:val="0"/>
          <w:numId w:val="23"/>
        </w:numPr>
      </w:pPr>
      <w:r>
        <w:t>Desl</w:t>
      </w:r>
      <w:r w:rsidRPr="001B2D80">
        <w:t xml:space="preserve">igue </w:t>
      </w:r>
      <w:r>
        <w:t xml:space="preserve">o circuito do disparador </w:t>
      </w:r>
      <w:r w:rsidRPr="001B2D80">
        <w:t>à entrada “</w:t>
      </w:r>
      <w:proofErr w:type="spellStart"/>
      <w:r w:rsidRPr="001B2D80">
        <w:t>Trigger</w:t>
      </w:r>
      <w:proofErr w:type="spellEnd"/>
      <w:r w:rsidRPr="001B2D80">
        <w:t xml:space="preserve"> in” do sistema </w:t>
      </w:r>
      <w:proofErr w:type="spellStart"/>
      <w:r w:rsidRPr="001B2D80">
        <w:t>Lb</w:t>
      </w:r>
      <w:proofErr w:type="spellEnd"/>
      <w:r>
        <w:t>.</w:t>
      </w:r>
    </w:p>
    <w:p w14:paraId="565FD135" w14:textId="77777777" w:rsidR="001306F7" w:rsidRDefault="001306F7" w:rsidP="001306F7">
      <w:pPr>
        <w:pStyle w:val="Corpodetexto"/>
        <w:ind w:left="360"/>
      </w:pPr>
    </w:p>
    <w:p w14:paraId="34E9CC79" w14:textId="77777777" w:rsidR="001306F7" w:rsidRPr="001B2D80" w:rsidRDefault="001306F7" w:rsidP="001306F7">
      <w:pPr>
        <w:pStyle w:val="Corpodetexto"/>
        <w:numPr>
          <w:ilvl w:val="0"/>
          <w:numId w:val="23"/>
        </w:numPr>
      </w:pPr>
      <w:r w:rsidRPr="001B2D80">
        <w:t xml:space="preserve">Posicione o </w:t>
      </w:r>
      <w:proofErr w:type="spellStart"/>
      <w:r w:rsidRPr="001B2D80">
        <w:t>selector</w:t>
      </w:r>
      <w:proofErr w:type="spellEnd"/>
      <w:r w:rsidRPr="001B2D80">
        <w:t xml:space="preserve"> de tipo de funcionamento do sistema </w:t>
      </w:r>
      <w:proofErr w:type="spellStart"/>
      <w:r>
        <w:t>Lb</w:t>
      </w:r>
      <w:proofErr w:type="spellEnd"/>
      <w:r w:rsidRPr="001B2D80">
        <w:t xml:space="preserve"> na posição </w:t>
      </w:r>
      <w:r w:rsidR="00327B0C" w:rsidRPr="001B2D80">
        <w:rPr>
          <w:noProof/>
          <w:lang w:val="en-GB" w:eastAsia="en-GB"/>
        </w:rPr>
        <w:drawing>
          <wp:inline distT="0" distB="0" distL="0" distR="0" wp14:anchorId="69E30300" wp14:editId="44F71302">
            <wp:extent cx="344805" cy="20701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(2 pontos).</w:t>
      </w:r>
    </w:p>
    <w:p w14:paraId="08561F38" w14:textId="77777777" w:rsidR="001306F7" w:rsidRDefault="001306F7" w:rsidP="001306F7">
      <w:pPr>
        <w:pStyle w:val="Corpodetexto"/>
        <w:ind w:left="360"/>
      </w:pPr>
    </w:p>
    <w:p w14:paraId="6AF851FA" w14:textId="77777777" w:rsidR="001306F7" w:rsidRPr="001B2D80" w:rsidRDefault="001306F7" w:rsidP="001306F7">
      <w:pPr>
        <w:pStyle w:val="Corpodetexto"/>
        <w:numPr>
          <w:ilvl w:val="0"/>
          <w:numId w:val="23"/>
        </w:numPr>
      </w:pPr>
      <w:r>
        <w:t xml:space="preserve">Suba a roda de Maxwell enrolando os fios no seu eixo. Bloqueie a roda, introduzindo </w:t>
      </w:r>
      <w:r w:rsidRPr="001B2D80">
        <w:t xml:space="preserve">a ponta de travamento </w:t>
      </w:r>
      <w:r>
        <w:t xml:space="preserve">na roda enquanto pressiona o disparador.  </w:t>
      </w:r>
    </w:p>
    <w:p w14:paraId="536DCB38" w14:textId="77777777" w:rsidR="001306F7" w:rsidRDefault="001306F7" w:rsidP="001306F7">
      <w:pPr>
        <w:pStyle w:val="Corpodetexto"/>
        <w:ind w:left="360"/>
      </w:pPr>
    </w:p>
    <w:p w14:paraId="361A16A9" w14:textId="77777777" w:rsidR="001306F7" w:rsidRPr="001B2D80" w:rsidRDefault="001306F7" w:rsidP="001306F7">
      <w:pPr>
        <w:pStyle w:val="Corpodetexto"/>
        <w:numPr>
          <w:ilvl w:val="0"/>
          <w:numId w:val="23"/>
        </w:numPr>
      </w:pPr>
      <w:r w:rsidRPr="001B2D80">
        <w:t xml:space="preserve">Pressione o botão de “set” no sistema </w:t>
      </w:r>
      <w:proofErr w:type="spellStart"/>
      <w:r>
        <w:t>Lb</w:t>
      </w:r>
      <w:proofErr w:type="spellEnd"/>
      <w:r>
        <w:t>.</w:t>
      </w:r>
    </w:p>
    <w:p w14:paraId="21E419C7" w14:textId="77777777" w:rsidR="001306F7" w:rsidRDefault="001306F7" w:rsidP="001306F7">
      <w:pPr>
        <w:pStyle w:val="Corpodetexto"/>
      </w:pPr>
    </w:p>
    <w:p w14:paraId="46BDAC9A" w14:textId="77777777" w:rsidR="001306F7" w:rsidRPr="001B2D80" w:rsidRDefault="001306F7" w:rsidP="001306F7">
      <w:pPr>
        <w:pStyle w:val="Corpodetexto"/>
        <w:numPr>
          <w:ilvl w:val="0"/>
          <w:numId w:val="23"/>
        </w:numPr>
      </w:pPr>
      <w:r>
        <w:t xml:space="preserve">Liberte o disparador. A </w:t>
      </w:r>
      <w:r w:rsidRPr="001B2D80">
        <w:t xml:space="preserve">ponta </w:t>
      </w:r>
      <w:r>
        <w:t xml:space="preserve">de travamento </w:t>
      </w:r>
      <w:r w:rsidRPr="001B2D80">
        <w:t xml:space="preserve">largará a </w:t>
      </w:r>
      <w:r>
        <w:t>roda que deverá começar a mover</w:t>
      </w:r>
      <w:r w:rsidRPr="001B2D80">
        <w:t>-se.</w:t>
      </w:r>
    </w:p>
    <w:p w14:paraId="75936A75" w14:textId="77777777" w:rsidR="00DF1503" w:rsidRDefault="00DF1503">
      <w:pPr>
        <w:pStyle w:val="Corpodetexto"/>
      </w:pPr>
    </w:p>
    <w:p w14:paraId="3367F487" w14:textId="77777777" w:rsidR="001306F7" w:rsidRPr="001B2D80" w:rsidRDefault="001306F7" w:rsidP="001306F7">
      <w:pPr>
        <w:pStyle w:val="Corpodetexto"/>
        <w:numPr>
          <w:ilvl w:val="0"/>
          <w:numId w:val="23"/>
        </w:numPr>
      </w:pPr>
      <w:r>
        <w:t xml:space="preserve">Observe e </w:t>
      </w:r>
      <w:r w:rsidRPr="001306F7">
        <w:rPr>
          <w:b/>
        </w:rPr>
        <w:t xml:space="preserve">registe o valor de </w:t>
      </w:r>
      <w:r w:rsidRPr="001306F7">
        <w:rPr>
          <w:rFonts w:ascii="Symbol" w:hAnsi="Symbol"/>
          <w:b/>
        </w:rPr>
        <w:t></w:t>
      </w:r>
      <w:r w:rsidRPr="00C9598D">
        <w:rPr>
          <w:b/>
          <w:i/>
        </w:rPr>
        <w:t>t</w:t>
      </w:r>
      <w:r w:rsidRPr="001306F7">
        <w:t xml:space="preserve"> </w:t>
      </w:r>
      <w:r>
        <w:t>indicado pelo cronó</w:t>
      </w:r>
      <w:r w:rsidRPr="001B2D80">
        <w:t>metro</w:t>
      </w:r>
      <w:r>
        <w:t xml:space="preserve">, quando o eixo da roda passa pelo </w:t>
      </w:r>
      <w:r w:rsidRPr="001B2D80">
        <w:t xml:space="preserve">feixe </w:t>
      </w:r>
      <w:r>
        <w:t xml:space="preserve">luminoso em </w:t>
      </w:r>
      <w:proofErr w:type="spellStart"/>
      <w:r>
        <w:t>Lb</w:t>
      </w:r>
      <w:proofErr w:type="spellEnd"/>
      <w:r>
        <w:t xml:space="preserve">. </w:t>
      </w:r>
    </w:p>
    <w:p w14:paraId="361CB9C8" w14:textId="77777777" w:rsidR="00425E14" w:rsidRDefault="00425E14" w:rsidP="00425E14">
      <w:pPr>
        <w:pStyle w:val="Corpodetexto"/>
        <w:ind w:left="360"/>
      </w:pPr>
    </w:p>
    <w:p w14:paraId="0710063A" w14:textId="77777777" w:rsidR="00425E14" w:rsidRDefault="00425E14" w:rsidP="00425E14">
      <w:pPr>
        <w:pStyle w:val="Corpodetexto"/>
        <w:numPr>
          <w:ilvl w:val="0"/>
          <w:numId w:val="23"/>
        </w:numPr>
      </w:pPr>
      <w:r>
        <w:t xml:space="preserve">Altere a posição do sistema </w:t>
      </w:r>
      <w:proofErr w:type="spellStart"/>
      <w:r>
        <w:t>Lb</w:t>
      </w:r>
      <w:proofErr w:type="spellEnd"/>
      <w:r>
        <w:t xml:space="preserve"> e repita os passos anteriores.</w:t>
      </w:r>
    </w:p>
    <w:p w14:paraId="0CCB8703" w14:textId="77777777" w:rsidR="00425E14" w:rsidRPr="00995E03" w:rsidRDefault="00425E14" w:rsidP="00425E14">
      <w:pPr>
        <w:pStyle w:val="ColorfulList-Accent11"/>
        <w:ind w:left="0"/>
        <w:rPr>
          <w:lang w:val="pt-PT"/>
        </w:rPr>
      </w:pPr>
    </w:p>
    <w:p w14:paraId="77072A72" w14:textId="77777777" w:rsidR="00447C22" w:rsidRDefault="00425E14" w:rsidP="00425E14">
      <w:pPr>
        <w:pStyle w:val="Corpodetexto"/>
        <w:numPr>
          <w:ilvl w:val="0"/>
          <w:numId w:val="23"/>
        </w:numPr>
      </w:pPr>
      <w:r>
        <w:t xml:space="preserve">Use o </w:t>
      </w:r>
      <w:r w:rsidRPr="001B2D80">
        <w:t xml:space="preserve">computador que está junto da montagem </w:t>
      </w:r>
      <w:r>
        <w:t xml:space="preserve">para gerar, numa folha Excel, vários gráficos XY </w:t>
      </w:r>
      <w:r w:rsidR="00447C22">
        <w:t>a partir dos</w:t>
      </w:r>
      <w:r w:rsidRPr="001B2D80">
        <w:t xml:space="preserve"> </w:t>
      </w:r>
      <w:r w:rsidR="00447C22">
        <w:t xml:space="preserve">valores </w:t>
      </w:r>
      <w:r w:rsidRPr="001B2D80">
        <w:t>experimentais</w:t>
      </w:r>
      <w:r w:rsidR="00447C22">
        <w:t xml:space="preserve"> obtidos em 2.2 e 2.1 .</w:t>
      </w:r>
    </w:p>
    <w:p w14:paraId="68F445A2" w14:textId="77777777" w:rsidR="00447C22" w:rsidRPr="00995E03" w:rsidRDefault="00447C22" w:rsidP="00447C22">
      <w:pPr>
        <w:pStyle w:val="ColorfulList-Accent11"/>
        <w:numPr>
          <w:ilvl w:val="0"/>
          <w:numId w:val="24"/>
        </w:numPr>
        <w:rPr>
          <w:lang w:val="pt-PT"/>
        </w:rPr>
      </w:pPr>
      <w:r>
        <w:rPr>
          <w:lang w:val="pt-PT"/>
        </w:rPr>
        <w:t xml:space="preserve">Calcule a velocidade (instantânea) e represente </w:t>
      </w:r>
      <w:r w:rsidRPr="00447C22">
        <w:rPr>
          <w:position w:val="-10"/>
          <w:lang w:val="pt-PT"/>
        </w:rPr>
        <w:object w:dxaOrig="420" w:dyaOrig="320" w14:anchorId="55A0FECE">
          <v:shape id="_x0000_i1071" type="#_x0000_t75" style="width:21.05pt;height:16.25pt" o:ole="" filled="t">
            <v:imagedata r:id="rId107" o:title=""/>
          </v:shape>
          <o:OLEObject Type="Embed" ProgID="Equation.3" ShapeID="_x0000_i1071" DrawAspect="Content" ObjectID="_1710835449" r:id="rId108"/>
        </w:object>
      </w:r>
      <w:r>
        <w:rPr>
          <w:lang w:val="pt-PT"/>
        </w:rPr>
        <w:t xml:space="preserve">.  </w:t>
      </w:r>
    </w:p>
    <w:p w14:paraId="7E20392E" w14:textId="77777777" w:rsidR="00425E14" w:rsidRPr="001B2D80" w:rsidRDefault="00425E14" w:rsidP="00447C22">
      <w:pPr>
        <w:pStyle w:val="Corpodetexto"/>
        <w:ind w:left="720"/>
      </w:pPr>
      <w:r>
        <w:t xml:space="preserve">Ajuste </w:t>
      </w:r>
      <w:r w:rsidRPr="001B2D80">
        <w:t xml:space="preserve">uma função </w:t>
      </w:r>
      <w:r>
        <w:t>do tipo “</w:t>
      </w:r>
      <w:proofErr w:type="spellStart"/>
      <w:r>
        <w:t>power</w:t>
      </w:r>
      <w:proofErr w:type="spellEnd"/>
      <w:r>
        <w:t>” (potência) a</w:t>
      </w:r>
      <w:r w:rsidR="00447C22">
        <w:t xml:space="preserve">os </w:t>
      </w:r>
      <w:r>
        <w:t xml:space="preserve">pontos experimentais, e utilize os parâmetros de ajuste para estimar </w:t>
      </w:r>
      <w:r w:rsidR="00447C22">
        <w:t xml:space="preserve">um novo valor do </w:t>
      </w:r>
      <w:r>
        <w:t>momento de inércia da roda de Maxwell</w:t>
      </w:r>
      <w:r w:rsidR="006B3559">
        <w:t xml:space="preserve"> (considere </w:t>
      </w:r>
      <w:r w:rsidR="006B3559">
        <w:rPr>
          <w:i/>
        </w:rPr>
        <w:t>g</w:t>
      </w:r>
      <w:r w:rsidR="006B3559">
        <w:t xml:space="preserve"> = 9,8 ms</w:t>
      </w:r>
      <w:r w:rsidR="006B3559">
        <w:rPr>
          <w:vertAlign w:val="superscript"/>
        </w:rPr>
        <w:t>-2</w:t>
      </w:r>
      <w:r w:rsidR="006B3559">
        <w:t>)</w:t>
      </w:r>
      <w:r>
        <w:t>.</w:t>
      </w:r>
      <w:r w:rsidRPr="001B2D80">
        <w:t xml:space="preserve"> </w:t>
      </w:r>
    </w:p>
    <w:p w14:paraId="353E980B" w14:textId="77777777" w:rsidR="001306F7" w:rsidRPr="001306F7" w:rsidRDefault="00447C22" w:rsidP="00C9598D">
      <w:pPr>
        <w:pStyle w:val="ColorfulList-Accent11"/>
        <w:numPr>
          <w:ilvl w:val="0"/>
          <w:numId w:val="24"/>
        </w:numPr>
        <w:jc w:val="both"/>
        <w:rPr>
          <w:lang w:val="pt-PT"/>
        </w:rPr>
      </w:pPr>
      <w:r>
        <w:rPr>
          <w:lang w:val="pt-PT"/>
        </w:rPr>
        <w:t xml:space="preserve">Calcule a energia potencial, a energia cinética de translação e a energia cinética de rotação, e represente </w:t>
      </w:r>
      <w:r w:rsidR="00C561B8" w:rsidRPr="00447C22">
        <w:rPr>
          <w:position w:val="-14"/>
          <w:lang w:val="pt-PT"/>
        </w:rPr>
        <w:object w:dxaOrig="600" w:dyaOrig="380" w14:anchorId="1C5BFED4">
          <v:shape id="_x0000_i1072" type="#_x0000_t75" style="width:30.3pt;height:18.45pt" o:ole="" filled="t">
            <v:imagedata r:id="rId109" o:title=""/>
          </v:shape>
          <o:OLEObject Type="Embed" ProgID="Equation.3" ShapeID="_x0000_i1072" DrawAspect="Content" ObjectID="_1710835450" r:id="rId110"/>
        </w:object>
      </w:r>
      <w:r>
        <w:rPr>
          <w:lang w:val="pt-PT"/>
        </w:rPr>
        <w:t xml:space="preserve">, </w:t>
      </w:r>
      <w:r w:rsidR="00C561B8" w:rsidRPr="00447C22">
        <w:rPr>
          <w:position w:val="-10"/>
          <w:lang w:val="pt-PT"/>
        </w:rPr>
        <w:object w:dxaOrig="600" w:dyaOrig="340" w14:anchorId="104BC444">
          <v:shape id="_x0000_i1073" type="#_x0000_t75" style="width:30.3pt;height:17.1pt" o:ole="" filled="t">
            <v:imagedata r:id="rId111" o:title=""/>
          </v:shape>
          <o:OLEObject Type="Embed" ProgID="Equation.3" ShapeID="_x0000_i1073" DrawAspect="Content" ObjectID="_1710835451" r:id="rId112"/>
        </w:object>
      </w:r>
      <w:r>
        <w:rPr>
          <w:lang w:val="pt-PT"/>
        </w:rPr>
        <w:t xml:space="preserve"> e </w:t>
      </w:r>
      <w:r w:rsidR="00C561B8" w:rsidRPr="00447C22">
        <w:rPr>
          <w:position w:val="-10"/>
          <w:lang w:val="pt-PT"/>
        </w:rPr>
        <w:object w:dxaOrig="580" w:dyaOrig="340" w14:anchorId="45B50F7D">
          <v:shape id="_x0000_i1074" type="#_x0000_t75" style="width:29.4pt;height:17.1pt" o:ole="" filled="t">
            <v:imagedata r:id="rId113" o:title=""/>
          </v:shape>
          <o:OLEObject Type="Embed" ProgID="Equation.3" ShapeID="_x0000_i1074" DrawAspect="Content" ObjectID="_1710835452" r:id="rId114"/>
        </w:object>
      </w:r>
      <w:r>
        <w:rPr>
          <w:lang w:val="pt-PT"/>
        </w:rPr>
        <w:t>.</w:t>
      </w:r>
    </w:p>
    <w:p w14:paraId="3D5B9B10" w14:textId="77777777" w:rsidR="00850C0F" w:rsidRPr="001B2D80" w:rsidRDefault="00850C0F" w:rsidP="00C561B8">
      <w:pPr>
        <w:pStyle w:val="Corpodetexto"/>
      </w:pPr>
    </w:p>
    <w:p w14:paraId="7E589012" w14:textId="77777777" w:rsidR="00850C0F" w:rsidRPr="001B2D80" w:rsidRDefault="00C561B8">
      <w:pPr>
        <w:pStyle w:val="Corpodetexto"/>
        <w:rPr>
          <w:b/>
        </w:rPr>
      </w:pPr>
      <w:r>
        <w:rPr>
          <w:b/>
        </w:rPr>
        <w:t xml:space="preserve">3. </w:t>
      </w:r>
      <w:r w:rsidR="00850C0F" w:rsidRPr="001B2D80">
        <w:rPr>
          <w:b/>
        </w:rPr>
        <w:t>Bibliografia</w:t>
      </w:r>
    </w:p>
    <w:p w14:paraId="269C0BE2" w14:textId="77777777" w:rsidR="00C9598D" w:rsidRPr="00C9598D" w:rsidRDefault="00BD278D" w:rsidP="00C9598D">
      <w:pPr>
        <w:pStyle w:val="Corpodetexto"/>
        <w:numPr>
          <w:ilvl w:val="0"/>
          <w:numId w:val="18"/>
        </w:numPr>
        <w:rPr>
          <w:sz w:val="22"/>
        </w:rPr>
      </w:pPr>
      <w:hyperlink r:id="rId115" w:history="1">
        <w:r w:rsidR="00C9598D" w:rsidRPr="00C9598D">
          <w:rPr>
            <w:i/>
            <w:sz w:val="22"/>
          </w:rPr>
          <w:t>Tratamento e Apresentação de Dados Experimentais</w:t>
        </w:r>
      </w:hyperlink>
      <w:r w:rsidR="00C9598D" w:rsidRPr="00C9598D">
        <w:rPr>
          <w:sz w:val="22"/>
        </w:rPr>
        <w:t>, M. R. da Silva, DF, IST (2003)</w:t>
      </w:r>
    </w:p>
    <w:p w14:paraId="4B80B4FE" w14:textId="77777777" w:rsidR="00C9598D" w:rsidRPr="00C9598D" w:rsidRDefault="00C9598D" w:rsidP="00C9598D">
      <w:pPr>
        <w:pStyle w:val="Corpodetexto"/>
        <w:numPr>
          <w:ilvl w:val="0"/>
          <w:numId w:val="18"/>
        </w:numPr>
        <w:rPr>
          <w:sz w:val="22"/>
        </w:rPr>
      </w:pPr>
      <w:r w:rsidRPr="00C9598D">
        <w:rPr>
          <w:i/>
          <w:sz w:val="22"/>
        </w:rPr>
        <w:t>Introdução à Física</w:t>
      </w:r>
      <w:r w:rsidRPr="00C9598D">
        <w:rPr>
          <w:sz w:val="22"/>
        </w:rPr>
        <w:t xml:space="preserve">, J. Dias de Deus, M. Pimenta, A. Noronha, T. </w:t>
      </w:r>
      <w:proofErr w:type="spellStart"/>
      <w:r w:rsidRPr="00C9598D">
        <w:rPr>
          <w:sz w:val="22"/>
        </w:rPr>
        <w:t>Peña</w:t>
      </w:r>
      <w:proofErr w:type="spellEnd"/>
      <w:r w:rsidRPr="00C9598D">
        <w:rPr>
          <w:sz w:val="22"/>
        </w:rPr>
        <w:t xml:space="preserve">, P. Brogueira, </w:t>
      </w:r>
      <w:proofErr w:type="spellStart"/>
      <w:r w:rsidRPr="00C9598D">
        <w:rPr>
          <w:sz w:val="22"/>
        </w:rPr>
        <w:t>McGraw</w:t>
      </w:r>
      <w:proofErr w:type="spellEnd"/>
      <w:r w:rsidRPr="00C9598D">
        <w:rPr>
          <w:sz w:val="22"/>
        </w:rPr>
        <w:t>-Hill (1992)</w:t>
      </w:r>
    </w:p>
    <w:p w14:paraId="23AC5096" w14:textId="77777777" w:rsidR="00850C0F" w:rsidRPr="00995E03" w:rsidRDefault="00850C0F" w:rsidP="00C9598D">
      <w:pPr>
        <w:widowControl w:val="0"/>
        <w:numPr>
          <w:ilvl w:val="0"/>
          <w:numId w:val="18"/>
        </w:numPr>
        <w:tabs>
          <w:tab w:val="left" w:pos="220"/>
        </w:tabs>
        <w:autoSpaceDE w:val="0"/>
        <w:autoSpaceDN w:val="0"/>
        <w:adjustRightInd w:val="0"/>
        <w:spacing w:line="320" w:lineRule="atLeast"/>
        <w:jc w:val="both"/>
        <w:rPr>
          <w:sz w:val="22"/>
          <w:lang w:val="en-GB"/>
        </w:rPr>
      </w:pPr>
      <w:r w:rsidRPr="00995E03">
        <w:rPr>
          <w:i/>
          <w:sz w:val="22"/>
          <w:lang w:val="en-GB"/>
        </w:rPr>
        <w:t>The Art of Experimental Physics</w:t>
      </w:r>
      <w:r w:rsidRPr="00995E03">
        <w:rPr>
          <w:sz w:val="22"/>
          <w:lang w:val="en-GB"/>
        </w:rPr>
        <w:t>, D. Preston, E. Di</w:t>
      </w:r>
      <w:r w:rsidR="00C9598D" w:rsidRPr="00995E03">
        <w:rPr>
          <w:sz w:val="22"/>
          <w:lang w:val="en-GB"/>
        </w:rPr>
        <w:t>etz, John Wiley, New York, (1991)</w:t>
      </w:r>
    </w:p>
    <w:p w14:paraId="249C5BF1" w14:textId="77777777" w:rsidR="00C9598D" w:rsidRPr="00995E03" w:rsidRDefault="00C9598D" w:rsidP="00C9598D">
      <w:pPr>
        <w:widowControl w:val="0"/>
        <w:autoSpaceDE w:val="0"/>
        <w:autoSpaceDN w:val="0"/>
        <w:adjustRightInd w:val="0"/>
        <w:spacing w:line="320" w:lineRule="atLeast"/>
        <w:ind w:left="220"/>
        <w:rPr>
          <w:lang w:val="en-GB"/>
        </w:rPr>
      </w:pPr>
    </w:p>
    <w:p w14:paraId="1D7FF10A" w14:textId="77777777" w:rsidR="008803B3" w:rsidRPr="004979E3" w:rsidRDefault="008803B3" w:rsidP="008803B3">
      <w:pPr>
        <w:widowControl w:val="0"/>
        <w:autoSpaceDE w:val="0"/>
        <w:autoSpaceDN w:val="0"/>
        <w:adjustRightInd w:val="0"/>
        <w:spacing w:line="320" w:lineRule="atLeast"/>
        <w:jc w:val="center"/>
        <w:rPr>
          <w:sz w:val="28"/>
          <w:lang w:val="pt-PT"/>
        </w:rPr>
      </w:pPr>
      <w:r w:rsidRPr="002355AA">
        <w:rPr>
          <w:lang w:val="pt-PT"/>
        </w:rPr>
        <w:br w:type="page"/>
      </w:r>
      <w:r w:rsidR="00D52C32" w:rsidRPr="00D52C32">
        <w:rPr>
          <w:b/>
          <w:sz w:val="28"/>
          <w:lang w:val="pt-PT"/>
        </w:rPr>
        <w:lastRenderedPageBreak/>
        <w:t>Física 1 com Laboratório</w:t>
      </w:r>
    </w:p>
    <w:p w14:paraId="504EC0DB" w14:textId="77777777" w:rsidR="008803B3" w:rsidRDefault="008803B3" w:rsidP="008803B3">
      <w:pPr>
        <w:jc w:val="center"/>
        <w:rPr>
          <w:b/>
          <w:lang w:val="pt-PT"/>
        </w:rPr>
      </w:pPr>
    </w:p>
    <w:p w14:paraId="7849828C" w14:textId="77777777" w:rsidR="008803B3" w:rsidRPr="0063595E" w:rsidRDefault="008803B3" w:rsidP="008803B3">
      <w:pPr>
        <w:jc w:val="center"/>
        <w:rPr>
          <w:b/>
          <w:sz w:val="28"/>
          <w:lang w:val="pt-PT"/>
        </w:rPr>
      </w:pPr>
      <w:r w:rsidRPr="0063595E">
        <w:rPr>
          <w:b/>
          <w:sz w:val="28"/>
          <w:lang w:val="pt-PT"/>
        </w:rPr>
        <w:t>Trabalho de Laboratório</w:t>
      </w:r>
    </w:p>
    <w:p w14:paraId="372231C4" w14:textId="77777777" w:rsidR="008803B3" w:rsidRDefault="008803B3" w:rsidP="008803B3">
      <w:pPr>
        <w:jc w:val="center"/>
        <w:rPr>
          <w:b/>
          <w:lang w:val="pt-PT"/>
        </w:rPr>
      </w:pPr>
    </w:p>
    <w:p w14:paraId="35DBFE40" w14:textId="77777777" w:rsidR="008803B3" w:rsidRPr="004979E3" w:rsidRDefault="008803B3" w:rsidP="008803B3">
      <w:pPr>
        <w:jc w:val="center"/>
        <w:rPr>
          <w:b/>
          <w:sz w:val="28"/>
          <w:lang w:val="pt-PT"/>
        </w:rPr>
      </w:pPr>
      <w:r w:rsidRPr="004979E3">
        <w:rPr>
          <w:b/>
          <w:sz w:val="28"/>
          <w:lang w:val="pt-PT"/>
        </w:rPr>
        <w:t>Conservação da Energia Mecânica da Roda de Maxwell</w:t>
      </w:r>
    </w:p>
    <w:p w14:paraId="53B5B31E" w14:textId="77777777" w:rsidR="008803B3" w:rsidRDefault="008803B3" w:rsidP="008803B3">
      <w:pPr>
        <w:jc w:val="center"/>
        <w:rPr>
          <w:b/>
          <w:lang w:val="pt-PT"/>
        </w:rPr>
      </w:pPr>
    </w:p>
    <w:p w14:paraId="7CA565E1" w14:textId="77777777" w:rsidR="008803B3" w:rsidRPr="001B2D80" w:rsidRDefault="008803B3" w:rsidP="008803B3">
      <w:pPr>
        <w:jc w:val="center"/>
        <w:rPr>
          <w:b/>
          <w:lang w:val="pt-PT"/>
        </w:rPr>
      </w:pPr>
    </w:p>
    <w:p w14:paraId="70425CBA" w14:textId="77777777" w:rsidR="008803B3" w:rsidRPr="001B2D80" w:rsidRDefault="008803B3" w:rsidP="008803B3">
      <w:pPr>
        <w:jc w:val="center"/>
        <w:rPr>
          <w:b/>
          <w:lang w:val="pt-PT"/>
        </w:rPr>
      </w:pPr>
      <w:r w:rsidRPr="001B2D80">
        <w:rPr>
          <w:b/>
          <w:lang w:val="pt-PT"/>
        </w:rPr>
        <w:t xml:space="preserve">Relatório </w:t>
      </w:r>
    </w:p>
    <w:p w14:paraId="3CEC2C4E" w14:textId="1517A676" w:rsidR="008803B3" w:rsidRPr="004979E3" w:rsidRDefault="008803B3" w:rsidP="008803B3">
      <w:pPr>
        <w:jc w:val="center"/>
        <w:rPr>
          <w:b/>
          <w:sz w:val="22"/>
          <w:lang w:val="pt-PT"/>
        </w:rPr>
      </w:pPr>
      <w:r w:rsidRPr="004979E3">
        <w:rPr>
          <w:b/>
          <w:sz w:val="22"/>
          <w:lang w:val="pt-PT"/>
        </w:rPr>
        <w:t xml:space="preserve">(destaque </w:t>
      </w:r>
      <w:r w:rsidR="00091DC9">
        <w:rPr>
          <w:b/>
          <w:sz w:val="22"/>
          <w:lang w:val="pt-PT"/>
        </w:rPr>
        <w:t xml:space="preserve">a partir daqui </w:t>
      </w:r>
      <w:r w:rsidRPr="004979E3">
        <w:rPr>
          <w:b/>
          <w:sz w:val="22"/>
          <w:lang w:val="pt-PT"/>
        </w:rPr>
        <w:t xml:space="preserve">para entregar no fim da aula </w:t>
      </w:r>
      <w:r w:rsidR="00091DC9">
        <w:rPr>
          <w:b/>
          <w:sz w:val="22"/>
          <w:lang w:val="pt-PT"/>
        </w:rPr>
        <w:t>no Fénix</w:t>
      </w:r>
      <w:r w:rsidRPr="004979E3">
        <w:rPr>
          <w:b/>
          <w:sz w:val="22"/>
          <w:lang w:val="pt-PT"/>
        </w:rPr>
        <w:t>)</w:t>
      </w:r>
    </w:p>
    <w:p w14:paraId="4B6C72FE" w14:textId="77777777" w:rsidR="008803B3" w:rsidRPr="001B2D80" w:rsidRDefault="008803B3" w:rsidP="008803B3">
      <w:pPr>
        <w:rPr>
          <w:b/>
          <w:lang w:val="pt-PT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8"/>
        <w:gridCol w:w="2754"/>
        <w:gridCol w:w="2747"/>
      </w:tblGrid>
      <w:tr w:rsidR="008803B3" w:rsidRPr="0063595E" w14:paraId="513295F9" w14:textId="77777777" w:rsidTr="008803B3">
        <w:trPr>
          <w:jc w:val="center"/>
        </w:trPr>
        <w:tc>
          <w:tcPr>
            <w:tcW w:w="2952" w:type="dxa"/>
          </w:tcPr>
          <w:p w14:paraId="1A845F21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Data</w:t>
            </w:r>
          </w:p>
        </w:tc>
        <w:tc>
          <w:tcPr>
            <w:tcW w:w="2952" w:type="dxa"/>
          </w:tcPr>
          <w:p w14:paraId="63423B32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Turno</w:t>
            </w:r>
          </w:p>
        </w:tc>
        <w:tc>
          <w:tcPr>
            <w:tcW w:w="2952" w:type="dxa"/>
          </w:tcPr>
          <w:p w14:paraId="7EE5CE91" w14:textId="77777777" w:rsidR="008803B3" w:rsidRPr="0063595E" w:rsidRDefault="008803B3" w:rsidP="008803B3">
            <w:pPr>
              <w:rPr>
                <w:b/>
                <w:lang w:val="pt-PT"/>
              </w:rPr>
            </w:pPr>
            <w:r w:rsidRPr="0063595E">
              <w:rPr>
                <w:b/>
                <w:lang w:val="pt-PT"/>
              </w:rPr>
              <w:t>Grupo</w:t>
            </w:r>
          </w:p>
        </w:tc>
      </w:tr>
      <w:tr w:rsidR="008803B3" w:rsidRPr="0063595E" w14:paraId="2D8CA2AF" w14:textId="77777777" w:rsidTr="008803B3">
        <w:trPr>
          <w:trHeight w:val="467"/>
          <w:jc w:val="center"/>
        </w:trPr>
        <w:tc>
          <w:tcPr>
            <w:tcW w:w="2952" w:type="dxa"/>
          </w:tcPr>
          <w:p w14:paraId="1CB050B2" w14:textId="5C155617" w:rsidR="008803B3" w:rsidRPr="0063595E" w:rsidRDefault="004B7635" w:rsidP="008803B3">
            <w:pPr>
              <w:rPr>
                <w:b/>
                <w:lang w:val="pt-PT"/>
              </w:rPr>
            </w:pPr>
            <w:ins w:id="0" w:author="Marta Rebelo Valente" w:date="2022-03-30T23:41:00Z">
              <w:r>
                <w:rPr>
                  <w:b/>
                  <w:lang w:val="pt-PT"/>
                </w:rPr>
                <w:t>31/03/2022</w:t>
              </w:r>
            </w:ins>
          </w:p>
        </w:tc>
        <w:tc>
          <w:tcPr>
            <w:tcW w:w="2952" w:type="dxa"/>
          </w:tcPr>
          <w:p w14:paraId="33146AF9" w14:textId="25A2EA7A" w:rsidR="008803B3" w:rsidRPr="0063595E" w:rsidRDefault="004B7635" w:rsidP="008803B3">
            <w:pPr>
              <w:rPr>
                <w:b/>
                <w:lang w:val="pt-PT"/>
              </w:rPr>
            </w:pPr>
            <w:ins w:id="1" w:author="Marta Rebelo Valente" w:date="2022-03-30T23:41:00Z">
              <w:r>
                <w:rPr>
                  <w:b/>
                  <w:lang w:val="pt-PT"/>
                </w:rPr>
                <w:t>8h quinta-feira</w:t>
              </w:r>
            </w:ins>
          </w:p>
        </w:tc>
        <w:tc>
          <w:tcPr>
            <w:tcW w:w="2952" w:type="dxa"/>
          </w:tcPr>
          <w:p w14:paraId="31588FAD" w14:textId="7D5F32F8" w:rsidR="008803B3" w:rsidRPr="0063595E" w:rsidRDefault="004B7635" w:rsidP="008803B3">
            <w:pPr>
              <w:rPr>
                <w:b/>
                <w:lang w:val="pt-PT"/>
              </w:rPr>
            </w:pPr>
            <w:ins w:id="2" w:author="Marta Rebelo Valente" w:date="2022-03-30T23:41:00Z">
              <w:r>
                <w:rPr>
                  <w:b/>
                  <w:lang w:val="pt-PT"/>
                </w:rPr>
                <w:t>24</w:t>
              </w:r>
            </w:ins>
          </w:p>
        </w:tc>
      </w:tr>
    </w:tbl>
    <w:p w14:paraId="0749EE51" w14:textId="77777777" w:rsidR="008803B3" w:rsidRPr="001B2D80" w:rsidRDefault="008803B3" w:rsidP="008803B3">
      <w:pPr>
        <w:rPr>
          <w:b/>
          <w:lang w:val="pt-P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"/>
        <w:gridCol w:w="6281"/>
        <w:gridCol w:w="1072"/>
      </w:tblGrid>
      <w:tr w:rsidR="008803B3" w:rsidRPr="001B2D80" w14:paraId="73FEE0AA" w14:textId="77777777" w:rsidTr="008803B3">
        <w:tc>
          <w:tcPr>
            <w:tcW w:w="918" w:type="dxa"/>
          </w:tcPr>
          <w:p w14:paraId="3A484BA1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>Nº</w:t>
            </w:r>
          </w:p>
        </w:tc>
        <w:tc>
          <w:tcPr>
            <w:tcW w:w="6840" w:type="dxa"/>
          </w:tcPr>
          <w:p w14:paraId="028A2DCB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 xml:space="preserve">Nome </w:t>
            </w:r>
          </w:p>
        </w:tc>
        <w:tc>
          <w:tcPr>
            <w:tcW w:w="1098" w:type="dxa"/>
          </w:tcPr>
          <w:p w14:paraId="0A0B711B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  <w:r w:rsidRPr="001B2D80">
              <w:rPr>
                <w:b/>
                <w:lang w:val="pt-PT"/>
              </w:rPr>
              <w:t>Curso</w:t>
            </w:r>
          </w:p>
        </w:tc>
      </w:tr>
      <w:tr w:rsidR="008803B3" w:rsidRPr="001B2D80" w14:paraId="5115F011" w14:textId="77777777" w:rsidTr="008803B3">
        <w:trPr>
          <w:trHeight w:val="377"/>
        </w:trPr>
        <w:tc>
          <w:tcPr>
            <w:tcW w:w="918" w:type="dxa"/>
          </w:tcPr>
          <w:p w14:paraId="13FDD203" w14:textId="59CD28E5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ins w:id="3" w:author="Marta Rebelo Valente" w:date="2022-03-30T23:42:00Z">
              <w:r>
                <w:rPr>
                  <w:b/>
                  <w:lang w:val="pt-PT"/>
                </w:rPr>
                <w:t>103402</w:t>
              </w:r>
            </w:ins>
          </w:p>
        </w:tc>
        <w:tc>
          <w:tcPr>
            <w:tcW w:w="6840" w:type="dxa"/>
          </w:tcPr>
          <w:p w14:paraId="0B6E75D0" w14:textId="5FDF3FC3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ins w:id="4" w:author="Marta Rebelo Valente" w:date="2022-03-30T23:41:00Z">
              <w:r>
                <w:rPr>
                  <w:b/>
                  <w:lang w:val="pt-PT"/>
                </w:rPr>
                <w:t>Francisco Tavares</w:t>
              </w:r>
            </w:ins>
          </w:p>
        </w:tc>
        <w:tc>
          <w:tcPr>
            <w:tcW w:w="1098" w:type="dxa"/>
          </w:tcPr>
          <w:p w14:paraId="27AA734C" w14:textId="1D6E45A8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proofErr w:type="spellStart"/>
            <w:ins w:id="5" w:author="Marta Rebelo Valente" w:date="2022-03-30T23:42:00Z">
              <w:r>
                <w:rPr>
                  <w:b/>
                  <w:lang w:val="pt-PT"/>
                </w:rPr>
                <w:t>leec</w:t>
              </w:r>
            </w:ins>
            <w:proofErr w:type="spellEnd"/>
          </w:p>
        </w:tc>
      </w:tr>
      <w:tr w:rsidR="008803B3" w:rsidRPr="001B2D80" w14:paraId="34136138" w14:textId="77777777" w:rsidTr="008803B3">
        <w:trPr>
          <w:trHeight w:val="440"/>
        </w:trPr>
        <w:tc>
          <w:tcPr>
            <w:tcW w:w="918" w:type="dxa"/>
          </w:tcPr>
          <w:p w14:paraId="51A7A4A0" w14:textId="6DD336F5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ins w:id="6" w:author="Marta Rebelo Valente" w:date="2022-03-30T23:42:00Z">
              <w:r>
                <w:rPr>
                  <w:b/>
                  <w:lang w:val="pt-PT"/>
                </w:rPr>
                <w:t>103574</w:t>
              </w:r>
            </w:ins>
          </w:p>
        </w:tc>
        <w:tc>
          <w:tcPr>
            <w:tcW w:w="6840" w:type="dxa"/>
          </w:tcPr>
          <w:p w14:paraId="27636FE9" w14:textId="6459ABA3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ins w:id="7" w:author="Marta Rebelo Valente" w:date="2022-03-30T23:41:00Z">
              <w:r>
                <w:rPr>
                  <w:b/>
                  <w:lang w:val="pt-PT"/>
                </w:rPr>
                <w:t>Marta Valente</w:t>
              </w:r>
            </w:ins>
          </w:p>
        </w:tc>
        <w:tc>
          <w:tcPr>
            <w:tcW w:w="1098" w:type="dxa"/>
          </w:tcPr>
          <w:p w14:paraId="2CC8F2B2" w14:textId="1B086A17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proofErr w:type="spellStart"/>
            <w:ins w:id="8" w:author="Marta Rebelo Valente" w:date="2022-03-30T23:42:00Z">
              <w:r>
                <w:rPr>
                  <w:b/>
                  <w:lang w:val="pt-PT"/>
                </w:rPr>
                <w:t>leec</w:t>
              </w:r>
            </w:ins>
            <w:proofErr w:type="spellEnd"/>
          </w:p>
        </w:tc>
      </w:tr>
      <w:tr w:rsidR="008803B3" w:rsidRPr="001B2D80" w14:paraId="16EB6FBE" w14:textId="77777777" w:rsidTr="008803B3">
        <w:trPr>
          <w:trHeight w:val="449"/>
        </w:trPr>
        <w:tc>
          <w:tcPr>
            <w:tcW w:w="918" w:type="dxa"/>
          </w:tcPr>
          <w:p w14:paraId="668570EA" w14:textId="3FB5F7B7" w:rsidR="008803B3" w:rsidRPr="001B2D80" w:rsidRDefault="00981349" w:rsidP="008803B3">
            <w:pPr>
              <w:jc w:val="center"/>
              <w:rPr>
                <w:b/>
                <w:lang w:val="pt-PT"/>
              </w:rPr>
            </w:pPr>
            <w:ins w:id="9" w:author="Marta Rebelo Valente" w:date="2022-03-31T07:39:00Z">
              <w:r>
                <w:rPr>
                  <w:b/>
                  <w:lang w:val="pt-PT"/>
                </w:rPr>
                <w:t xml:space="preserve">67655 </w:t>
              </w:r>
            </w:ins>
          </w:p>
        </w:tc>
        <w:tc>
          <w:tcPr>
            <w:tcW w:w="6840" w:type="dxa"/>
          </w:tcPr>
          <w:p w14:paraId="2849BD77" w14:textId="18293135" w:rsidR="008803B3" w:rsidRPr="001B2D80" w:rsidRDefault="004B7635" w:rsidP="008803B3">
            <w:pPr>
              <w:jc w:val="center"/>
              <w:rPr>
                <w:b/>
                <w:lang w:val="pt-PT"/>
              </w:rPr>
            </w:pPr>
            <w:ins w:id="10" w:author="Marta Rebelo Valente" w:date="2022-03-30T23:41:00Z">
              <w:r>
                <w:rPr>
                  <w:b/>
                  <w:lang w:val="pt-PT"/>
                </w:rPr>
                <w:t xml:space="preserve">José </w:t>
              </w:r>
            </w:ins>
            <w:ins w:id="11" w:author="Marta Rebelo Valente" w:date="2022-03-30T23:42:00Z">
              <w:r>
                <w:rPr>
                  <w:b/>
                  <w:lang w:val="pt-PT"/>
                </w:rPr>
                <w:t>Mendonça</w:t>
              </w:r>
            </w:ins>
          </w:p>
        </w:tc>
        <w:tc>
          <w:tcPr>
            <w:tcW w:w="1098" w:type="dxa"/>
          </w:tcPr>
          <w:p w14:paraId="2FF64CC2" w14:textId="725C574D" w:rsidR="008803B3" w:rsidRPr="001B2D80" w:rsidRDefault="003C3711" w:rsidP="008803B3">
            <w:pPr>
              <w:jc w:val="center"/>
              <w:rPr>
                <w:b/>
                <w:lang w:val="pt-PT"/>
              </w:rPr>
            </w:pPr>
            <w:proofErr w:type="spellStart"/>
            <w:ins w:id="12" w:author="Marta Rebelo Valente" w:date="2022-03-31T07:39:00Z">
              <w:r>
                <w:rPr>
                  <w:b/>
                  <w:lang w:val="pt-PT"/>
                </w:rPr>
                <w:t>leec</w:t>
              </w:r>
            </w:ins>
            <w:proofErr w:type="spellEnd"/>
          </w:p>
        </w:tc>
      </w:tr>
      <w:tr w:rsidR="008803B3" w:rsidRPr="001B2D80" w14:paraId="67033ECB" w14:textId="77777777" w:rsidTr="008803B3">
        <w:trPr>
          <w:trHeight w:val="449"/>
        </w:trPr>
        <w:tc>
          <w:tcPr>
            <w:tcW w:w="918" w:type="dxa"/>
          </w:tcPr>
          <w:p w14:paraId="612A8784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6840" w:type="dxa"/>
          </w:tcPr>
          <w:p w14:paraId="379DB556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  <w:tc>
          <w:tcPr>
            <w:tcW w:w="1098" w:type="dxa"/>
          </w:tcPr>
          <w:p w14:paraId="38426AAD" w14:textId="77777777" w:rsidR="008803B3" w:rsidRPr="001B2D80" w:rsidRDefault="008803B3" w:rsidP="008803B3">
            <w:pPr>
              <w:jc w:val="center"/>
              <w:rPr>
                <w:b/>
                <w:lang w:val="pt-PT"/>
              </w:rPr>
            </w:pPr>
          </w:p>
        </w:tc>
      </w:tr>
    </w:tbl>
    <w:p w14:paraId="028CEAAF" w14:textId="77777777" w:rsidR="008803B3" w:rsidRPr="001B2D80" w:rsidRDefault="008803B3" w:rsidP="008803B3">
      <w:pPr>
        <w:pStyle w:val="Corpodetexto"/>
        <w:rPr>
          <w:b/>
        </w:rPr>
      </w:pPr>
    </w:p>
    <w:p w14:paraId="7313F57E" w14:textId="77777777" w:rsidR="008803B3" w:rsidRDefault="008803B3" w:rsidP="008803B3">
      <w:pPr>
        <w:pStyle w:val="Corpodetexto"/>
        <w:numPr>
          <w:ilvl w:val="0"/>
          <w:numId w:val="22"/>
        </w:numPr>
        <w:rPr>
          <w:b/>
        </w:rPr>
      </w:pPr>
      <w:proofErr w:type="spellStart"/>
      <w:r>
        <w:rPr>
          <w:b/>
        </w:rPr>
        <w:t>Objectivo</w:t>
      </w:r>
      <w:proofErr w:type="spellEnd"/>
      <w:r>
        <w:rPr>
          <w:b/>
        </w:rPr>
        <w:t xml:space="preserve"> deste trabalho:</w:t>
      </w:r>
    </w:p>
    <w:p w14:paraId="5FBDCC46" w14:textId="77777777" w:rsidR="008803B3" w:rsidRDefault="008803B3" w:rsidP="008803B3">
      <w:pPr>
        <w:pStyle w:val="Corpodetexto"/>
        <w:ind w:left="360"/>
        <w:rPr>
          <w:b/>
        </w:rPr>
      </w:pPr>
    </w:p>
    <w:p w14:paraId="0F5280C2" w14:textId="5F71D540" w:rsidR="008803B3" w:rsidRPr="002355AA" w:rsidDel="00905215" w:rsidRDefault="00981349">
      <w:pPr>
        <w:ind w:firstLine="360"/>
        <w:jc w:val="both"/>
        <w:rPr>
          <w:del w:id="13" w:author="Marta Rebelo Valente" w:date="2022-03-30T23:40:00Z"/>
          <w:lang w:val="pt-PT"/>
          <w:rPrChange w:id="14" w:author="Marta Rebelo Valente" w:date="2022-04-07T08:13:00Z">
            <w:rPr>
              <w:del w:id="15" w:author="Marta Rebelo Valente" w:date="2022-03-30T23:40:00Z"/>
              <w:b/>
            </w:rPr>
          </w:rPrChange>
        </w:rPr>
        <w:pPrChange w:id="16" w:author="Marta Rebelo Valente" w:date="2022-04-04T19:34:00Z">
          <w:pPr>
            <w:pStyle w:val="Corpodetexto"/>
            <w:ind w:left="360"/>
          </w:pPr>
        </w:pPrChange>
      </w:pPr>
      <w:ins w:id="17" w:author="Marta Rebelo Valente" w:date="2022-03-31T07:39:00Z">
        <w:r>
          <w:rPr>
            <w:lang w:val="pt-PT"/>
          </w:rPr>
          <w:t>Este trabalho tem como o</w:t>
        </w:r>
      </w:ins>
      <w:ins w:id="18" w:author="Marta Rebelo Valente" w:date="2022-03-31T07:40:00Z">
        <w:r>
          <w:rPr>
            <w:lang w:val="pt-PT"/>
          </w:rPr>
          <w:t>bjetivo d</w:t>
        </w:r>
      </w:ins>
      <w:ins w:id="19" w:author="Marta Rebelo Valente" w:date="2022-03-30T23:40:00Z">
        <w:r w:rsidR="00905215" w:rsidRPr="001B2D80">
          <w:rPr>
            <w:lang w:val="pt-PT"/>
          </w:rPr>
          <w:t>etermina</w:t>
        </w:r>
      </w:ins>
      <w:ins w:id="20" w:author="Marta Rebelo Valente" w:date="2022-03-31T07:40:00Z">
        <w:r>
          <w:rPr>
            <w:lang w:val="pt-PT"/>
          </w:rPr>
          <w:t>r</w:t>
        </w:r>
      </w:ins>
      <w:ins w:id="21" w:author="Marta Rebelo Valente" w:date="2022-03-30T23:40:00Z">
        <w:r w:rsidR="00905215" w:rsidRPr="001B2D80">
          <w:rPr>
            <w:lang w:val="pt-PT"/>
          </w:rPr>
          <w:t xml:space="preserve"> o momento de inércia da roda de Maxwell</w:t>
        </w:r>
      </w:ins>
      <w:ins w:id="22" w:author="Marta Rebelo Valente" w:date="2022-03-31T07:40:00Z">
        <w:r>
          <w:rPr>
            <w:lang w:val="pt-PT"/>
          </w:rPr>
          <w:t xml:space="preserve"> e e</w:t>
        </w:r>
      </w:ins>
      <w:ins w:id="23" w:author="Marta Rebelo Valente" w:date="2022-03-30T23:40:00Z">
        <w:r w:rsidR="00905215" w:rsidRPr="001B2D80">
          <w:rPr>
            <w:lang w:val="pt-PT"/>
          </w:rPr>
          <w:t>stud</w:t>
        </w:r>
      </w:ins>
      <w:ins w:id="24" w:author="Marta Rebelo Valente" w:date="2022-03-31T07:40:00Z">
        <w:r>
          <w:rPr>
            <w:lang w:val="pt-PT"/>
          </w:rPr>
          <w:t>ar</w:t>
        </w:r>
      </w:ins>
      <w:ins w:id="25" w:author="Marta Rebelo Valente" w:date="2022-03-30T23:40:00Z">
        <w:r w:rsidR="00905215" w:rsidRPr="001B2D80">
          <w:rPr>
            <w:lang w:val="pt-PT"/>
          </w:rPr>
          <w:t xml:space="preserve"> a transferência de energia potencial gravítica em energias cinéticas de translação e de rotação. </w:t>
        </w:r>
      </w:ins>
      <w:ins w:id="26" w:author="Marta Rebelo Valente" w:date="2022-03-31T08:06:00Z">
        <w:r w:rsidR="0085072C">
          <w:rPr>
            <w:lang w:val="pt-PT"/>
          </w:rPr>
          <w:t>Com efeito, iremos usar as medições do</w:t>
        </w:r>
      </w:ins>
      <w:ins w:id="27" w:author="Marta Rebelo Valente" w:date="2022-03-31T08:07:00Z">
        <w:r w:rsidR="0085072C">
          <w:rPr>
            <w:lang w:val="pt-PT"/>
          </w:rPr>
          <w:t xml:space="preserve"> tempo de queda e da distancia percorrida para calcularmos a velocidade, que nos permitirá fazer um estudo mais aprofundado </w:t>
        </w:r>
      </w:ins>
      <w:ins w:id="28" w:author="Marta Rebelo Valente" w:date="2022-04-04T19:27:00Z">
        <w:r w:rsidR="00C40B10">
          <w:rPr>
            <w:lang w:val="pt-PT"/>
          </w:rPr>
          <w:t xml:space="preserve">sobre se </w:t>
        </w:r>
      </w:ins>
      <w:ins w:id="29" w:author="Marta Rebelo Valente" w:date="2022-04-04T19:28:00Z">
        <w:r w:rsidR="00C40B10">
          <w:rPr>
            <w:lang w:val="pt-PT"/>
          </w:rPr>
          <w:t xml:space="preserve">haverá ou não conservação da energia mecânica ao longo do movimento da roda. </w:t>
        </w:r>
      </w:ins>
    </w:p>
    <w:p w14:paraId="6B225875" w14:textId="77777777" w:rsidR="008803B3" w:rsidRDefault="008803B3" w:rsidP="008803B3">
      <w:pPr>
        <w:pStyle w:val="Corpodetexto"/>
        <w:ind w:left="360"/>
        <w:rPr>
          <w:b/>
        </w:rPr>
      </w:pPr>
    </w:p>
    <w:p w14:paraId="1FA8735F" w14:textId="77777777" w:rsidR="008803B3" w:rsidRDefault="008803B3" w:rsidP="008803B3">
      <w:pPr>
        <w:pStyle w:val="Corpodetexto"/>
        <w:ind w:left="360"/>
        <w:rPr>
          <w:b/>
        </w:rPr>
      </w:pPr>
    </w:p>
    <w:p w14:paraId="1C5EC886" w14:textId="77777777" w:rsidR="008803B3" w:rsidRDefault="008803B3" w:rsidP="008803B3">
      <w:pPr>
        <w:pStyle w:val="Corpodetexto"/>
        <w:ind w:left="360"/>
        <w:rPr>
          <w:b/>
        </w:rPr>
      </w:pPr>
    </w:p>
    <w:p w14:paraId="7B3F7B51" w14:textId="77777777" w:rsidR="008803B3" w:rsidRPr="008803B3" w:rsidRDefault="008803B3" w:rsidP="008803B3">
      <w:pPr>
        <w:pStyle w:val="Corpodetexto"/>
        <w:numPr>
          <w:ilvl w:val="0"/>
          <w:numId w:val="22"/>
        </w:numPr>
        <w:rPr>
          <w:b/>
        </w:rPr>
      </w:pPr>
      <w:r w:rsidRPr="008803B3">
        <w:rPr>
          <w:b/>
        </w:rPr>
        <w:t xml:space="preserve">Medição do tempo de queda. </w:t>
      </w:r>
    </w:p>
    <w:p w14:paraId="4D6ACCEF" w14:textId="77777777" w:rsidR="008803B3" w:rsidRPr="001B2D80" w:rsidRDefault="008803B3" w:rsidP="008803B3">
      <w:pPr>
        <w:pStyle w:val="Corpodetexto"/>
        <w:ind w:left="360"/>
        <w:rPr>
          <w:b/>
        </w:rPr>
      </w:pPr>
      <w:r w:rsidRPr="001B2D80">
        <w:rPr>
          <w:b/>
        </w:rPr>
        <w:t>Determinação do momento de inércia da roda</w:t>
      </w:r>
    </w:p>
    <w:p w14:paraId="1544C611" w14:textId="77777777" w:rsidR="008803B3" w:rsidRPr="001B2D80" w:rsidRDefault="008803B3" w:rsidP="008803B3">
      <w:pPr>
        <w:pStyle w:val="Corpodetexto"/>
        <w:rPr>
          <w:b/>
        </w:rPr>
      </w:pPr>
    </w:p>
    <w:p w14:paraId="25620203" w14:textId="55DE0526" w:rsidR="0087747F" w:rsidRDefault="0087747F" w:rsidP="0087747F">
      <w:pPr>
        <w:pStyle w:val="Corpodetexto"/>
        <w:numPr>
          <w:ilvl w:val="1"/>
          <w:numId w:val="22"/>
        </w:numPr>
        <w:spacing w:line="360" w:lineRule="auto"/>
      </w:pPr>
      <w:r>
        <w:t xml:space="preserve"> Estimativa do momento de inércia da roda de Maxwell</w:t>
      </w:r>
    </w:p>
    <w:p w14:paraId="7B12E677" w14:textId="384DA452" w:rsidR="0087747F" w:rsidRDefault="0087747F" w:rsidP="0079637A">
      <w:pPr>
        <w:pStyle w:val="Corpodetexto"/>
        <w:spacing w:line="360" w:lineRule="auto"/>
        <w:ind w:firstLine="720"/>
      </w:pPr>
      <w:r>
        <w:t xml:space="preserve"> _</w:t>
      </w:r>
      <w:r w:rsidRPr="001B2D80">
        <w:rPr>
          <w:position w:val="-10"/>
        </w:rPr>
        <w:object w:dxaOrig="480" w:dyaOrig="340" w14:anchorId="30425064">
          <v:shape id="_x0000_i1075" type="#_x0000_t75" style="width:23.7pt;height:17.1pt" o:ole="">
            <v:imagedata r:id="rId116" o:title=""/>
          </v:shape>
          <o:OLEObject Type="Embed" ProgID="Equation.3" ShapeID="_x0000_i1075" DrawAspect="Content" ObjectID="_1710835453" r:id="rId117"/>
        </w:object>
      </w:r>
      <w:r w:rsidRPr="001B2D80">
        <w:t>_____</w:t>
      </w:r>
      <w:ins w:id="30" w:author="Marta Rebelo Valente" w:date="2022-03-31T08:55:00Z">
        <w:r w:rsidR="00A02730">
          <w:t>0,0</w:t>
        </w:r>
      </w:ins>
      <w:ins w:id="31" w:author="Marta Rebelo Valente" w:date="2022-04-07T08:40:00Z">
        <w:r w:rsidR="00BC6106">
          <w:t>0</w:t>
        </w:r>
      </w:ins>
      <w:ins w:id="32" w:author="Marta Rebelo Valente" w:date="2022-03-31T08:54:00Z">
        <w:r w:rsidR="00A02730">
          <w:t>194</w:t>
        </w:r>
      </w:ins>
      <w:r w:rsidRPr="001B2D80">
        <w:t>___</w:t>
      </w:r>
      <w:ins w:id="33" w:author="Marta Rebelo Valente" w:date="2022-04-07T09:37:00Z">
        <w:r w:rsidR="00081753">
          <w:t>kg/m</w:t>
        </w:r>
        <w:r w:rsidR="00081753">
          <w:rPr>
            <w:vertAlign w:val="superscript"/>
          </w:rPr>
          <w:t>2</w:t>
        </w:r>
      </w:ins>
      <w:r w:rsidRPr="001B2D80">
        <w:t xml:space="preserve">_________________ </w:t>
      </w:r>
      <w:r>
        <w:t xml:space="preserve"> (equação utilizada __</w:t>
      </w:r>
      <w:ins w:id="34" w:author="Marta Rebelo Valente" w:date="2022-04-07T08:41:00Z">
        <w:r w:rsidR="00B009ED">
          <w:t>I</w:t>
        </w:r>
      </w:ins>
      <w:ins w:id="35" w:author="Marta Rebelo Valente" w:date="2022-03-31T08:56:00Z">
        <w:r w:rsidR="00A02730">
          <w:t>=</w:t>
        </w:r>
      </w:ins>
      <m:oMath>
        <m:f>
          <m:fPr>
            <m:ctrlPr>
              <w:ins w:id="36" w:author="Marta Rebelo Valente" w:date="2022-03-31T08:56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37" w:author="Marta Rebelo Valente" w:date="2022-03-31T08:56:00Z">
                <w:rPr>
                  <w:rFonts w:ascii="Cambria Math" w:hAnsi="Cambria Math"/>
                </w:rPr>
                <m:t>1</m:t>
              </w:ins>
            </m:r>
          </m:num>
          <m:den>
            <m:r>
              <w:ins w:id="38" w:author="Marta Rebelo Valente" w:date="2022-03-31T08:56:00Z">
                <w:rPr>
                  <w:rFonts w:ascii="Cambria Math" w:hAnsi="Cambria Math"/>
                </w:rPr>
                <m:t>2</m:t>
              </w:ins>
            </m:r>
          </m:den>
        </m:f>
        <m:r>
          <w:ins w:id="39" w:author="Marta Rebelo Valente" w:date="2022-03-31T08:56:00Z">
            <w:rPr>
              <w:rFonts w:ascii="Cambria Math" w:hAnsi="Cambria Math"/>
            </w:rPr>
            <m:t>M(</m:t>
          </w:ins>
        </m:r>
        <m:sSubSup>
          <m:sSubSupPr>
            <m:ctrlPr>
              <w:ins w:id="40" w:author="Marta Rebelo Valente" w:date="2022-03-31T08:57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41" w:author="Marta Rebelo Valente" w:date="2022-03-31T08:57:00Z">
                <w:rPr>
                  <w:rFonts w:ascii="Cambria Math" w:hAnsi="Cambria Math"/>
                </w:rPr>
                <m:t>R</m:t>
              </w:ins>
            </m:r>
          </m:e>
          <m:sub>
            <m:r>
              <w:ins w:id="42" w:author="Marta Rebelo Valente" w:date="2022-03-31T08:57:00Z">
                <w:rPr>
                  <w:rFonts w:ascii="Cambria Math" w:hAnsi="Cambria Math"/>
                </w:rPr>
                <m:t>1</m:t>
              </w:ins>
            </m:r>
          </m:sub>
          <m:sup>
            <m:r>
              <w:ins w:id="43" w:author="Marta Rebelo Valente" w:date="2022-03-31T08:57:00Z">
                <w:rPr>
                  <w:rFonts w:ascii="Cambria Math" w:hAnsi="Cambria Math"/>
                </w:rPr>
                <m:t>2</m:t>
              </w:ins>
            </m:r>
          </m:sup>
        </m:sSubSup>
        <m:r>
          <w:ins w:id="44" w:author="Marta Rebelo Valente" w:date="2022-03-31T08:57:00Z">
            <w:rPr>
              <w:rFonts w:ascii="Cambria Math" w:hAnsi="Cambria Math"/>
            </w:rPr>
            <m:t>+</m:t>
          </w:ins>
        </m:r>
        <m:sSubSup>
          <m:sSubSupPr>
            <m:ctrlPr>
              <w:ins w:id="45" w:author="Marta Rebelo Valente" w:date="2022-03-31T08:57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46" w:author="Marta Rebelo Valente" w:date="2022-03-31T08:57:00Z">
                <w:rPr>
                  <w:rFonts w:ascii="Cambria Math" w:hAnsi="Cambria Math"/>
                </w:rPr>
                <m:t>R</m:t>
              </w:ins>
            </m:r>
          </m:e>
          <m:sub>
            <m:r>
              <w:ins w:id="47" w:author="Marta Rebelo Valente" w:date="2022-03-31T08:57:00Z">
                <w:rPr>
                  <w:rFonts w:ascii="Cambria Math" w:hAnsi="Cambria Math"/>
                </w:rPr>
                <m:t>2</m:t>
              </w:ins>
            </m:r>
          </m:sub>
          <m:sup>
            <m:r>
              <w:ins w:id="48" w:author="Marta Rebelo Valente" w:date="2022-03-31T08:57:00Z">
                <w:rPr>
                  <w:rFonts w:ascii="Cambria Math" w:hAnsi="Cambria Math"/>
                </w:rPr>
                <m:t>2</m:t>
              </w:ins>
            </m:r>
          </m:sup>
        </m:sSubSup>
        <m:r>
          <w:ins w:id="49" w:author="Marta Rebelo Valente" w:date="2022-03-31T08:57:00Z">
            <w:rPr>
              <w:rFonts w:ascii="Cambria Math" w:hAnsi="Cambria Math"/>
            </w:rPr>
            <m:t>)</m:t>
          </w:ins>
        </m:r>
      </m:oMath>
      <w:r>
        <w:t>_ )</w:t>
      </w:r>
    </w:p>
    <w:p w14:paraId="24A625FB" w14:textId="77777777" w:rsidR="0087747F" w:rsidRDefault="0087747F" w:rsidP="00141590">
      <w:pPr>
        <w:pStyle w:val="Corpodetexto"/>
        <w:spacing w:line="360" w:lineRule="auto"/>
      </w:pPr>
    </w:p>
    <w:p w14:paraId="0A6F3A78" w14:textId="6FFBA998" w:rsidR="008803B3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Registo dos valores experimentais</w:t>
      </w:r>
      <w:r w:rsidR="00FF1D39">
        <w:t xml:space="preserve"> (</w:t>
      </w:r>
      <w:r w:rsidR="008D269C">
        <w:t>Todas as medidas experimentais são su</w:t>
      </w:r>
      <w:r w:rsidR="00D52C32">
        <w:t>j</w:t>
      </w:r>
      <w:r w:rsidR="008D269C">
        <w:t xml:space="preserve">eitas a erros, que </w:t>
      </w:r>
      <w:r w:rsidR="00D52C32">
        <w:t>devem ser considerados</w:t>
      </w:r>
      <w:r w:rsidR="00FF1D39">
        <w:t>)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80"/>
        <w:gridCol w:w="2070"/>
        <w:gridCol w:w="2160"/>
        <w:tblGridChange w:id="50">
          <w:tblGrid>
            <w:gridCol w:w="1980"/>
            <w:gridCol w:w="2070"/>
            <w:gridCol w:w="2160"/>
          </w:tblGrid>
        </w:tblGridChange>
      </w:tblGrid>
      <w:tr w:rsidR="008803B3" w14:paraId="7E46A122" w14:textId="77777777" w:rsidTr="00390F68">
        <w:trPr>
          <w:trHeight w:val="340"/>
        </w:trPr>
        <w:tc>
          <w:tcPr>
            <w:tcW w:w="1980" w:type="dxa"/>
          </w:tcPr>
          <w:p w14:paraId="6822BB39" w14:textId="77777777" w:rsidR="008803B3" w:rsidRDefault="008803B3" w:rsidP="008803B3">
            <w:pPr>
              <w:pStyle w:val="Corpodetexto"/>
              <w:ind w:left="360"/>
              <w:rPr>
                <w:b/>
              </w:rPr>
            </w:pPr>
            <w:r w:rsidRPr="008A4031">
              <w:rPr>
                <w:b/>
              </w:rPr>
              <w:t>X =</w:t>
            </w:r>
            <w:r>
              <w:rPr>
                <w:b/>
                <w:i/>
              </w:rPr>
              <w:t xml:space="preserve"> t</w:t>
            </w:r>
            <w:r>
              <w:rPr>
                <w:b/>
              </w:rPr>
              <w:t xml:space="preserve"> (s)</w:t>
            </w:r>
          </w:p>
        </w:tc>
        <w:tc>
          <w:tcPr>
            <w:tcW w:w="2070" w:type="dxa"/>
          </w:tcPr>
          <w:p w14:paraId="17756B4D" w14:textId="77777777" w:rsid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A4031">
              <w:rPr>
                <w:b/>
              </w:rPr>
              <w:t>Y =</w:t>
            </w:r>
            <w:r>
              <w:rPr>
                <w:b/>
                <w:i/>
              </w:rPr>
              <w:t xml:space="preserve"> s</w:t>
            </w:r>
            <w:r>
              <w:rPr>
                <w:b/>
              </w:rPr>
              <w:t xml:space="preserve"> (m)</w:t>
            </w:r>
          </w:p>
        </w:tc>
        <w:tc>
          <w:tcPr>
            <w:tcW w:w="2160" w:type="dxa"/>
            <w:tcBorders>
              <w:bottom w:val="single" w:sz="4" w:space="0" w:color="auto"/>
              <w:tl2br w:val="nil"/>
              <w:tr2bl w:val="nil"/>
            </w:tcBorders>
          </w:tcPr>
          <w:p w14:paraId="0EA22A8A" w14:textId="77777777" w:rsidR="008803B3" w:rsidRPr="002E4829" w:rsidRDefault="008803B3" w:rsidP="008803B3">
            <w:pPr>
              <w:pStyle w:val="Corpodetexto"/>
              <w:jc w:val="center"/>
              <w:rPr>
                <w:b/>
                <w:highlight w:val="darkGray"/>
              </w:rPr>
            </w:pPr>
            <w:r w:rsidRPr="002E4829">
              <w:rPr>
                <w:b/>
              </w:rPr>
              <w:t xml:space="preserve">Erro </w:t>
            </w:r>
            <w:r w:rsidRPr="002E4829">
              <w:rPr>
                <w:b/>
                <w:i/>
              </w:rPr>
              <w:t>s</w:t>
            </w:r>
            <w:r w:rsidRPr="002E4829">
              <w:rPr>
                <w:b/>
              </w:rPr>
              <w:t xml:space="preserve"> (m)</w:t>
            </w:r>
          </w:p>
        </w:tc>
      </w:tr>
      <w:tr w:rsidR="008803B3" w14:paraId="18E12BA5" w14:textId="77777777" w:rsidTr="00390F68">
        <w:trPr>
          <w:trHeight w:val="340"/>
        </w:trPr>
        <w:tc>
          <w:tcPr>
            <w:tcW w:w="1980" w:type="dxa"/>
          </w:tcPr>
          <w:p w14:paraId="76A08D9C" w14:textId="3C69BEA0" w:rsidR="008803B3" w:rsidRDefault="000B1DE9">
            <w:pPr>
              <w:pStyle w:val="Corpodetexto"/>
              <w:jc w:val="center"/>
              <w:rPr>
                <w:b/>
              </w:rPr>
              <w:pPrChange w:id="51" w:author="Marta Rebelo Valente" w:date="2022-03-31T09:07:00Z">
                <w:pPr>
                  <w:pStyle w:val="Corpodetexto"/>
                </w:pPr>
              </w:pPrChange>
            </w:pPr>
            <w:ins w:id="52" w:author="Marta Rebelo Valente" w:date="2022-03-31T09:06:00Z">
              <w:r>
                <w:rPr>
                  <w:b/>
                </w:rPr>
                <w:t>6,28</w:t>
              </w:r>
            </w:ins>
            <w:ins w:id="53" w:author="Marta Rebelo Valente" w:date="2022-03-31T09:07:00Z">
              <w:r>
                <w:rPr>
                  <w:b/>
                </w:rPr>
                <w:t>7</w:t>
              </w:r>
            </w:ins>
          </w:p>
        </w:tc>
        <w:tc>
          <w:tcPr>
            <w:tcW w:w="2070" w:type="dxa"/>
          </w:tcPr>
          <w:p w14:paraId="0865880C" w14:textId="167E3D01" w:rsidR="008803B3" w:rsidRDefault="000B1DE9">
            <w:pPr>
              <w:pStyle w:val="Corpodetexto"/>
              <w:jc w:val="center"/>
              <w:rPr>
                <w:b/>
              </w:rPr>
              <w:pPrChange w:id="54" w:author="Marta Rebelo Valente" w:date="2022-03-31T09:07:00Z">
                <w:pPr>
                  <w:pStyle w:val="Corpodetexto"/>
                </w:pPr>
              </w:pPrChange>
            </w:pPr>
            <w:ins w:id="55" w:author="Marta Rebelo Valente" w:date="2022-03-31T09:07:00Z">
              <w:r>
                <w:rPr>
                  <w:b/>
                </w:rPr>
                <w:t>0,482</w:t>
              </w:r>
            </w:ins>
            <w:ins w:id="56" w:author="Marta Rebelo Valente" w:date="2022-03-31T09:09:00Z">
              <w:r w:rsidR="00676E4C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3A20D6E7" w14:textId="50BBDB06" w:rsidR="008803B3" w:rsidRPr="006C04ED" w:rsidRDefault="000B1DE9">
            <w:pPr>
              <w:pStyle w:val="Corpodetexto"/>
              <w:jc w:val="center"/>
              <w:rPr>
                <w:b/>
                <w:highlight w:val="lightGray"/>
              </w:rPr>
              <w:pPrChange w:id="57" w:author="Marta Rebelo Valente" w:date="2022-03-31T09:07:00Z">
                <w:pPr>
                  <w:pStyle w:val="Corpodetexto"/>
                </w:pPr>
              </w:pPrChange>
            </w:pPr>
            <w:ins w:id="58" w:author="Marta Rebelo Valente" w:date="2022-03-31T09:08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</w:tr>
      <w:tr w:rsidR="000B1DE9" w14:paraId="5740AD44" w14:textId="77777777" w:rsidTr="00390F68">
        <w:trPr>
          <w:trHeight w:val="340"/>
        </w:trPr>
        <w:tc>
          <w:tcPr>
            <w:tcW w:w="1980" w:type="dxa"/>
          </w:tcPr>
          <w:p w14:paraId="1154169C" w14:textId="08E00DCE" w:rsidR="000B1DE9" w:rsidRDefault="00676E4C">
            <w:pPr>
              <w:pStyle w:val="Corpodetexto"/>
              <w:jc w:val="center"/>
              <w:rPr>
                <w:b/>
              </w:rPr>
              <w:pPrChange w:id="59" w:author="Marta Rebelo Valente" w:date="2022-03-31T09:07:00Z">
                <w:pPr>
                  <w:pStyle w:val="Corpodetexto"/>
                </w:pPr>
              </w:pPrChange>
            </w:pPr>
            <w:ins w:id="60" w:author="Marta Rebelo Valente" w:date="2022-03-31T09:09:00Z">
              <w:r>
                <w:rPr>
                  <w:b/>
                </w:rPr>
                <w:t>6,150</w:t>
              </w:r>
            </w:ins>
          </w:p>
        </w:tc>
        <w:tc>
          <w:tcPr>
            <w:tcW w:w="2070" w:type="dxa"/>
          </w:tcPr>
          <w:p w14:paraId="61F424F4" w14:textId="6DBC4B88" w:rsidR="000B1DE9" w:rsidRDefault="00676E4C">
            <w:pPr>
              <w:pStyle w:val="Corpodetexto"/>
              <w:jc w:val="center"/>
              <w:rPr>
                <w:b/>
              </w:rPr>
              <w:pPrChange w:id="61" w:author="Marta Rebelo Valente" w:date="2022-03-31T09:07:00Z">
                <w:pPr>
                  <w:pStyle w:val="Corpodetexto"/>
                </w:pPr>
              </w:pPrChange>
            </w:pPr>
            <w:ins w:id="62" w:author="Marta Rebelo Valente" w:date="2022-03-31T09:09:00Z">
              <w:r>
                <w:rPr>
                  <w:b/>
                </w:rPr>
                <w:t>0,4790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</w:tcPr>
          <w:p w14:paraId="6E3A8D03" w14:textId="125B0582" w:rsidR="000B1DE9" w:rsidRPr="006C04ED" w:rsidRDefault="000B1DE9">
            <w:pPr>
              <w:pStyle w:val="Corpodetexto"/>
              <w:jc w:val="center"/>
              <w:rPr>
                <w:b/>
                <w:highlight w:val="lightGray"/>
              </w:rPr>
              <w:pPrChange w:id="63" w:author="Marta Rebelo Valente" w:date="2022-03-31T09:07:00Z">
                <w:pPr>
                  <w:pStyle w:val="Corpodetexto"/>
                </w:pPr>
              </w:pPrChange>
            </w:pPr>
            <w:ins w:id="64" w:author="Marta Rebelo Valente" w:date="2022-03-31T09:0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6E7E14B9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65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66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67" w:author="Marta Rebelo Valente" w:date="2022-03-31T10:01:00Z">
              <w:tcPr>
                <w:tcW w:w="1980" w:type="dxa"/>
              </w:tcPr>
            </w:tcPrChange>
          </w:tcPr>
          <w:p w14:paraId="6743E93C" w14:textId="2DB061D1" w:rsidR="007D51CD" w:rsidRDefault="007D51CD">
            <w:pPr>
              <w:pStyle w:val="Corpodetexto"/>
              <w:jc w:val="center"/>
              <w:rPr>
                <w:b/>
              </w:rPr>
              <w:pPrChange w:id="68" w:author="Marta Rebelo Valente" w:date="2022-03-31T09:07:00Z">
                <w:pPr>
                  <w:pStyle w:val="Corpodetexto"/>
                </w:pPr>
              </w:pPrChange>
            </w:pPr>
            <w:ins w:id="69" w:author="Marta Rebelo Valente" w:date="2022-03-31T10:00:00Z">
              <w:r w:rsidRPr="007D51CD">
                <w:rPr>
                  <w:b/>
                  <w:rPrChange w:id="70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lastRenderedPageBreak/>
                <w:t>5,88</w:t>
              </w:r>
            </w:ins>
            <w:ins w:id="71" w:author="Marta Rebelo Valente" w:date="2022-04-07T08:50:00Z">
              <w:r w:rsidR="00753AD8">
                <w:rPr>
                  <w:b/>
                </w:rPr>
                <w:t>0</w:t>
              </w:r>
            </w:ins>
          </w:p>
        </w:tc>
        <w:tc>
          <w:tcPr>
            <w:tcW w:w="2070" w:type="dxa"/>
            <w:vAlign w:val="bottom"/>
            <w:tcPrChange w:id="72" w:author="Marta Rebelo Valente" w:date="2022-03-31T10:01:00Z">
              <w:tcPr>
                <w:tcW w:w="2070" w:type="dxa"/>
              </w:tcPr>
            </w:tcPrChange>
          </w:tcPr>
          <w:p w14:paraId="33579357" w14:textId="485C0731" w:rsidR="007D51CD" w:rsidRDefault="007D51CD">
            <w:pPr>
              <w:pStyle w:val="Corpodetexto"/>
              <w:jc w:val="center"/>
              <w:rPr>
                <w:b/>
              </w:rPr>
              <w:pPrChange w:id="73" w:author="Marta Rebelo Valente" w:date="2022-03-31T09:07:00Z">
                <w:pPr>
                  <w:pStyle w:val="Corpodetexto"/>
                </w:pPr>
              </w:pPrChange>
            </w:pPr>
            <w:ins w:id="74" w:author="Marta Rebelo Valente" w:date="2022-03-31T10:01:00Z">
              <w:r w:rsidRPr="007D51CD">
                <w:rPr>
                  <w:b/>
                  <w:rPrChange w:id="75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0,422</w:t>
              </w:r>
            </w:ins>
            <w:ins w:id="76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77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41BC43B3" w14:textId="48EF05B2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78" w:author="Marta Rebelo Valente" w:date="2022-03-31T09:07:00Z">
                <w:pPr>
                  <w:pStyle w:val="Corpodetexto"/>
                </w:pPr>
              </w:pPrChange>
            </w:pPr>
            <w:ins w:id="79" w:author="Marta Rebelo Valente" w:date="2022-03-31T09:0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052A5CBB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80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81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82" w:author="Marta Rebelo Valente" w:date="2022-03-31T10:01:00Z">
              <w:tcPr>
                <w:tcW w:w="1980" w:type="dxa"/>
              </w:tcPr>
            </w:tcPrChange>
          </w:tcPr>
          <w:p w14:paraId="75EDF038" w14:textId="10BA3081" w:rsidR="007D51CD" w:rsidRDefault="007D51CD">
            <w:pPr>
              <w:pStyle w:val="Corpodetexto"/>
              <w:jc w:val="center"/>
              <w:rPr>
                <w:b/>
              </w:rPr>
              <w:pPrChange w:id="83" w:author="Marta Rebelo Valente" w:date="2022-03-31T09:16:00Z">
                <w:pPr>
                  <w:pStyle w:val="Corpodetexto"/>
                </w:pPr>
              </w:pPrChange>
            </w:pPr>
            <w:ins w:id="84" w:author="Marta Rebelo Valente" w:date="2022-03-31T10:00:00Z">
              <w:r w:rsidRPr="007D51CD">
                <w:rPr>
                  <w:b/>
                  <w:rPrChange w:id="85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5,726</w:t>
              </w:r>
            </w:ins>
          </w:p>
        </w:tc>
        <w:tc>
          <w:tcPr>
            <w:tcW w:w="2070" w:type="dxa"/>
            <w:vAlign w:val="bottom"/>
            <w:tcPrChange w:id="86" w:author="Marta Rebelo Valente" w:date="2022-03-31T10:01:00Z">
              <w:tcPr>
                <w:tcW w:w="2070" w:type="dxa"/>
              </w:tcPr>
            </w:tcPrChange>
          </w:tcPr>
          <w:p w14:paraId="44258DA7" w14:textId="0D8CCEED" w:rsidR="007D51CD" w:rsidRDefault="007D51CD">
            <w:pPr>
              <w:pStyle w:val="Corpodetexto"/>
              <w:jc w:val="center"/>
              <w:rPr>
                <w:b/>
              </w:rPr>
              <w:pPrChange w:id="87" w:author="Marta Rebelo Valente" w:date="2022-03-31T09:16:00Z">
                <w:pPr>
                  <w:pStyle w:val="Corpodetexto"/>
                </w:pPr>
              </w:pPrChange>
            </w:pPr>
            <w:ins w:id="88" w:author="Marta Rebelo Valente" w:date="2022-03-31T10:01:00Z">
              <w:r w:rsidRPr="007D51CD">
                <w:rPr>
                  <w:b/>
                  <w:rPrChange w:id="89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0,392</w:t>
              </w:r>
            </w:ins>
            <w:ins w:id="90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91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FB81C80" w14:textId="39629A70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92" w:author="Marta Rebelo Valente" w:date="2022-03-31T09:16:00Z">
                <w:pPr>
                  <w:pStyle w:val="Corpodetexto"/>
                </w:pPr>
              </w:pPrChange>
            </w:pPr>
            <w:ins w:id="93" w:author="Marta Rebelo Valente" w:date="2022-03-31T09:16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2C761F19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94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95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96" w:author="Marta Rebelo Valente" w:date="2022-03-31T10:01:00Z">
              <w:tcPr>
                <w:tcW w:w="1980" w:type="dxa"/>
              </w:tcPr>
            </w:tcPrChange>
          </w:tcPr>
          <w:p w14:paraId="453419B8" w14:textId="51E38AB2" w:rsidR="007D51CD" w:rsidRDefault="007D51CD">
            <w:pPr>
              <w:pStyle w:val="Corpodetexto"/>
              <w:jc w:val="center"/>
              <w:rPr>
                <w:b/>
              </w:rPr>
              <w:pPrChange w:id="97" w:author="Marta Rebelo Valente" w:date="2022-03-31T09:16:00Z">
                <w:pPr>
                  <w:pStyle w:val="Corpodetexto"/>
                </w:pPr>
              </w:pPrChange>
            </w:pPr>
            <w:ins w:id="98" w:author="Marta Rebelo Valente" w:date="2022-03-31T10:00:00Z">
              <w:r w:rsidRPr="007D51CD">
                <w:rPr>
                  <w:b/>
                  <w:rPrChange w:id="99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5,463</w:t>
              </w:r>
            </w:ins>
          </w:p>
        </w:tc>
        <w:tc>
          <w:tcPr>
            <w:tcW w:w="2070" w:type="dxa"/>
            <w:vAlign w:val="bottom"/>
            <w:tcPrChange w:id="100" w:author="Marta Rebelo Valente" w:date="2022-03-31T10:01:00Z">
              <w:tcPr>
                <w:tcW w:w="2070" w:type="dxa"/>
              </w:tcPr>
            </w:tcPrChange>
          </w:tcPr>
          <w:p w14:paraId="7ACB92FD" w14:textId="6E12AAF5" w:rsidR="007D51CD" w:rsidRDefault="007D51CD">
            <w:pPr>
              <w:pStyle w:val="Corpodetexto"/>
              <w:jc w:val="center"/>
              <w:rPr>
                <w:b/>
              </w:rPr>
              <w:pPrChange w:id="101" w:author="Marta Rebelo Valente" w:date="2022-03-31T09:16:00Z">
                <w:pPr>
                  <w:pStyle w:val="Corpodetexto"/>
                </w:pPr>
              </w:pPrChange>
            </w:pPr>
            <w:ins w:id="102" w:author="Marta Rebelo Valente" w:date="2022-03-31T10:01:00Z">
              <w:r w:rsidRPr="007D51CD">
                <w:rPr>
                  <w:b/>
                  <w:rPrChange w:id="103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0,362</w:t>
              </w:r>
            </w:ins>
            <w:ins w:id="104" w:author="Marta Rebelo Valente" w:date="2022-03-31T10:02:00Z">
              <w:r w:rsidR="00677787">
                <w:rPr>
                  <w:b/>
                </w:rPr>
                <w:t>00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05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ED2EA5F" w14:textId="16CB9128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06" w:author="Marta Rebelo Valente" w:date="2022-03-31T09:16:00Z">
                <w:pPr>
                  <w:pStyle w:val="Corpodetexto"/>
                </w:pPr>
              </w:pPrChange>
            </w:pPr>
            <w:ins w:id="107" w:author="Marta Rebelo Valente" w:date="2022-03-31T09:16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70A26D96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08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09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10" w:author="Marta Rebelo Valente" w:date="2022-03-31T10:01:00Z">
              <w:tcPr>
                <w:tcW w:w="1980" w:type="dxa"/>
              </w:tcPr>
            </w:tcPrChange>
          </w:tcPr>
          <w:p w14:paraId="4A93BACD" w14:textId="214CB398" w:rsidR="007D51CD" w:rsidRDefault="007D51CD">
            <w:pPr>
              <w:pStyle w:val="Corpodetexto"/>
              <w:jc w:val="center"/>
              <w:rPr>
                <w:b/>
              </w:rPr>
              <w:pPrChange w:id="111" w:author="Marta Rebelo Valente" w:date="2022-03-31T09:16:00Z">
                <w:pPr>
                  <w:pStyle w:val="Corpodetexto"/>
                </w:pPr>
              </w:pPrChange>
            </w:pPr>
            <w:ins w:id="112" w:author="Marta Rebelo Valente" w:date="2022-03-31T10:00:00Z">
              <w:r w:rsidRPr="007D51CD">
                <w:rPr>
                  <w:b/>
                  <w:rPrChange w:id="113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5,491</w:t>
              </w:r>
            </w:ins>
          </w:p>
        </w:tc>
        <w:tc>
          <w:tcPr>
            <w:tcW w:w="2070" w:type="dxa"/>
            <w:vAlign w:val="bottom"/>
            <w:tcPrChange w:id="114" w:author="Marta Rebelo Valente" w:date="2022-03-31T10:01:00Z">
              <w:tcPr>
                <w:tcW w:w="2070" w:type="dxa"/>
              </w:tcPr>
            </w:tcPrChange>
          </w:tcPr>
          <w:p w14:paraId="20723792" w14:textId="5D357C5A" w:rsidR="007D51CD" w:rsidRDefault="007D51CD">
            <w:pPr>
              <w:pStyle w:val="Corpodetexto"/>
              <w:jc w:val="center"/>
              <w:rPr>
                <w:b/>
              </w:rPr>
              <w:pPrChange w:id="115" w:author="Marta Rebelo Valente" w:date="2022-03-31T09:16:00Z">
                <w:pPr>
                  <w:pStyle w:val="Corpodetexto"/>
                </w:pPr>
              </w:pPrChange>
            </w:pPr>
            <w:ins w:id="116" w:author="Marta Rebelo Valente" w:date="2022-03-31T10:01:00Z">
              <w:r w:rsidRPr="007D51CD">
                <w:rPr>
                  <w:b/>
                  <w:rPrChange w:id="117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0,332</w:t>
              </w:r>
            </w:ins>
            <w:ins w:id="118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19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58CAA17F" w14:textId="1A8C7689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20" w:author="Marta Rebelo Valente" w:date="2022-03-31T09:16:00Z">
                <w:pPr>
                  <w:pStyle w:val="Corpodetexto"/>
                </w:pPr>
              </w:pPrChange>
            </w:pPr>
            <w:ins w:id="121" w:author="Marta Rebelo Valente" w:date="2022-03-31T09:16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3024E5A5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22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23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24" w:author="Marta Rebelo Valente" w:date="2022-03-31T10:01:00Z">
              <w:tcPr>
                <w:tcW w:w="1980" w:type="dxa"/>
              </w:tcPr>
            </w:tcPrChange>
          </w:tcPr>
          <w:p w14:paraId="2252F547" w14:textId="16929B66" w:rsidR="007D51CD" w:rsidRDefault="007D51CD">
            <w:pPr>
              <w:pStyle w:val="Corpodetexto"/>
              <w:jc w:val="center"/>
              <w:rPr>
                <w:b/>
              </w:rPr>
              <w:pPrChange w:id="125" w:author="Marta Rebelo Valente" w:date="2022-03-31T09:16:00Z">
                <w:pPr>
                  <w:pStyle w:val="Corpodetexto"/>
                </w:pPr>
              </w:pPrChange>
            </w:pPr>
            <w:ins w:id="126" w:author="Marta Rebelo Valente" w:date="2022-03-31T10:00:00Z">
              <w:r w:rsidRPr="007D51CD">
                <w:rPr>
                  <w:b/>
                  <w:rPrChange w:id="127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5,197</w:t>
              </w:r>
            </w:ins>
          </w:p>
        </w:tc>
        <w:tc>
          <w:tcPr>
            <w:tcW w:w="2070" w:type="dxa"/>
            <w:vAlign w:val="bottom"/>
            <w:tcPrChange w:id="128" w:author="Marta Rebelo Valente" w:date="2022-03-31T10:01:00Z">
              <w:tcPr>
                <w:tcW w:w="2070" w:type="dxa"/>
              </w:tcPr>
            </w:tcPrChange>
          </w:tcPr>
          <w:p w14:paraId="639859EA" w14:textId="67F07291" w:rsidR="007D51CD" w:rsidRDefault="007D51CD">
            <w:pPr>
              <w:pStyle w:val="Corpodetexto"/>
              <w:jc w:val="center"/>
              <w:rPr>
                <w:b/>
              </w:rPr>
              <w:pPrChange w:id="129" w:author="Marta Rebelo Valente" w:date="2022-03-31T09:16:00Z">
                <w:pPr>
                  <w:pStyle w:val="Corpodetexto"/>
                </w:pPr>
              </w:pPrChange>
            </w:pPr>
            <w:ins w:id="130" w:author="Marta Rebelo Valente" w:date="2022-03-31T10:01:00Z">
              <w:r w:rsidRPr="007D51CD">
                <w:rPr>
                  <w:b/>
                  <w:rPrChange w:id="131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0,302</w:t>
              </w:r>
            </w:ins>
            <w:ins w:id="132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33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6BE5DE4" w14:textId="69E5324B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34" w:author="Marta Rebelo Valente" w:date="2022-03-31T09:16:00Z">
                <w:pPr>
                  <w:pStyle w:val="Corpodetexto"/>
                </w:pPr>
              </w:pPrChange>
            </w:pPr>
            <w:ins w:id="135" w:author="Marta Rebelo Valente" w:date="2022-03-31T09:16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190D3A62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36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37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38" w:author="Marta Rebelo Valente" w:date="2022-03-31T10:01:00Z">
              <w:tcPr>
                <w:tcW w:w="1980" w:type="dxa"/>
              </w:tcPr>
            </w:tcPrChange>
          </w:tcPr>
          <w:p w14:paraId="128AC169" w14:textId="11604EFB" w:rsidR="007D51CD" w:rsidRDefault="007D51CD">
            <w:pPr>
              <w:pStyle w:val="Corpodetexto"/>
              <w:jc w:val="center"/>
              <w:rPr>
                <w:b/>
              </w:rPr>
              <w:pPrChange w:id="139" w:author="Marta Rebelo Valente" w:date="2022-03-31T09:16:00Z">
                <w:pPr>
                  <w:pStyle w:val="Corpodetexto"/>
                </w:pPr>
              </w:pPrChange>
            </w:pPr>
            <w:ins w:id="140" w:author="Marta Rebelo Valente" w:date="2022-03-31T10:00:00Z">
              <w:r w:rsidRPr="007D51CD">
                <w:rPr>
                  <w:b/>
                  <w:rPrChange w:id="141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4,994</w:t>
              </w:r>
            </w:ins>
          </w:p>
        </w:tc>
        <w:tc>
          <w:tcPr>
            <w:tcW w:w="2070" w:type="dxa"/>
            <w:vAlign w:val="bottom"/>
            <w:tcPrChange w:id="142" w:author="Marta Rebelo Valente" w:date="2022-03-31T10:01:00Z">
              <w:tcPr>
                <w:tcW w:w="2070" w:type="dxa"/>
              </w:tcPr>
            </w:tcPrChange>
          </w:tcPr>
          <w:p w14:paraId="702AA425" w14:textId="0E6817C5" w:rsidR="007D51CD" w:rsidRDefault="007D51CD">
            <w:pPr>
              <w:pStyle w:val="Corpodetexto"/>
              <w:jc w:val="center"/>
              <w:rPr>
                <w:b/>
              </w:rPr>
              <w:pPrChange w:id="143" w:author="Marta Rebelo Valente" w:date="2022-03-31T09:16:00Z">
                <w:pPr>
                  <w:pStyle w:val="Corpodetexto"/>
                </w:pPr>
              </w:pPrChange>
            </w:pPr>
            <w:ins w:id="144" w:author="Marta Rebelo Valente" w:date="2022-03-31T10:01:00Z">
              <w:r w:rsidRPr="007D51CD">
                <w:rPr>
                  <w:b/>
                  <w:rPrChange w:id="145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0,272</w:t>
              </w:r>
            </w:ins>
            <w:ins w:id="146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47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EE818D4" w14:textId="18C753AC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48" w:author="Marta Rebelo Valente" w:date="2022-03-31T09:16:00Z">
                <w:pPr>
                  <w:pStyle w:val="Corpodetexto"/>
                </w:pPr>
              </w:pPrChange>
            </w:pPr>
            <w:ins w:id="149" w:author="Marta Rebelo Valente" w:date="2022-03-31T09:16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6C4AA445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50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51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52" w:author="Marta Rebelo Valente" w:date="2022-03-31T10:01:00Z">
              <w:tcPr>
                <w:tcW w:w="1980" w:type="dxa"/>
              </w:tcPr>
            </w:tcPrChange>
          </w:tcPr>
          <w:p w14:paraId="2B859260" w14:textId="36C2AC21" w:rsidR="007D51CD" w:rsidRDefault="007D51CD">
            <w:pPr>
              <w:pStyle w:val="Corpodetexto"/>
              <w:jc w:val="center"/>
              <w:rPr>
                <w:b/>
              </w:rPr>
              <w:pPrChange w:id="153" w:author="Marta Rebelo Valente" w:date="2022-03-31T09:16:00Z">
                <w:pPr>
                  <w:pStyle w:val="Corpodetexto"/>
                </w:pPr>
              </w:pPrChange>
            </w:pPr>
            <w:ins w:id="154" w:author="Marta Rebelo Valente" w:date="2022-03-31T10:00:00Z">
              <w:r w:rsidRPr="007D51CD">
                <w:rPr>
                  <w:b/>
                  <w:rPrChange w:id="155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4,772</w:t>
              </w:r>
            </w:ins>
          </w:p>
        </w:tc>
        <w:tc>
          <w:tcPr>
            <w:tcW w:w="2070" w:type="dxa"/>
            <w:vAlign w:val="bottom"/>
            <w:tcPrChange w:id="156" w:author="Marta Rebelo Valente" w:date="2022-03-31T10:01:00Z">
              <w:tcPr>
                <w:tcW w:w="2070" w:type="dxa"/>
              </w:tcPr>
            </w:tcPrChange>
          </w:tcPr>
          <w:p w14:paraId="3E4D3F5F" w14:textId="4A64940B" w:rsidR="007D51CD" w:rsidRDefault="007D51CD">
            <w:pPr>
              <w:pStyle w:val="Corpodetexto"/>
              <w:jc w:val="center"/>
              <w:rPr>
                <w:b/>
              </w:rPr>
              <w:pPrChange w:id="157" w:author="Marta Rebelo Valente" w:date="2022-03-31T09:16:00Z">
                <w:pPr>
                  <w:pStyle w:val="Corpodetexto"/>
                </w:pPr>
              </w:pPrChange>
            </w:pPr>
            <w:ins w:id="158" w:author="Marta Rebelo Valente" w:date="2022-03-31T10:01:00Z">
              <w:r w:rsidRPr="007D51CD">
                <w:rPr>
                  <w:b/>
                  <w:rPrChange w:id="159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0,242</w:t>
              </w:r>
            </w:ins>
            <w:ins w:id="160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61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3484F8D4" w14:textId="31E19A98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62" w:author="Marta Rebelo Valente" w:date="2022-03-31T09:16:00Z">
                <w:pPr>
                  <w:pStyle w:val="Corpodetexto"/>
                </w:pPr>
              </w:pPrChange>
            </w:pPr>
            <w:ins w:id="163" w:author="Marta Rebelo Valente" w:date="2022-03-31T09:16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5A81E4C3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64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65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66" w:author="Marta Rebelo Valente" w:date="2022-03-31T10:01:00Z">
              <w:tcPr>
                <w:tcW w:w="1980" w:type="dxa"/>
              </w:tcPr>
            </w:tcPrChange>
          </w:tcPr>
          <w:p w14:paraId="068CE14F" w14:textId="655249A0" w:rsidR="007D51CD" w:rsidRDefault="007D51CD">
            <w:pPr>
              <w:pStyle w:val="Corpodetexto"/>
              <w:jc w:val="center"/>
              <w:rPr>
                <w:b/>
              </w:rPr>
              <w:pPrChange w:id="167" w:author="Marta Rebelo Valente" w:date="2022-03-31T09:16:00Z">
                <w:pPr>
                  <w:pStyle w:val="Corpodetexto"/>
                </w:pPr>
              </w:pPrChange>
            </w:pPr>
            <w:ins w:id="168" w:author="Marta Rebelo Valente" w:date="2022-03-31T10:00:00Z">
              <w:r w:rsidRPr="007D51CD">
                <w:rPr>
                  <w:b/>
                  <w:rPrChange w:id="169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4,513</w:t>
              </w:r>
            </w:ins>
          </w:p>
        </w:tc>
        <w:tc>
          <w:tcPr>
            <w:tcW w:w="2070" w:type="dxa"/>
            <w:vAlign w:val="bottom"/>
            <w:tcPrChange w:id="170" w:author="Marta Rebelo Valente" w:date="2022-03-31T10:01:00Z">
              <w:tcPr>
                <w:tcW w:w="2070" w:type="dxa"/>
              </w:tcPr>
            </w:tcPrChange>
          </w:tcPr>
          <w:p w14:paraId="65AC3916" w14:textId="0F903BAC" w:rsidR="007D51CD" w:rsidRDefault="007D51CD">
            <w:pPr>
              <w:pStyle w:val="Corpodetexto"/>
              <w:jc w:val="center"/>
              <w:rPr>
                <w:b/>
              </w:rPr>
              <w:pPrChange w:id="171" w:author="Marta Rebelo Valente" w:date="2022-03-31T09:16:00Z">
                <w:pPr>
                  <w:pStyle w:val="Corpodetexto"/>
                </w:pPr>
              </w:pPrChange>
            </w:pPr>
            <w:ins w:id="172" w:author="Marta Rebelo Valente" w:date="2022-03-31T10:01:00Z">
              <w:r w:rsidRPr="007D51CD">
                <w:rPr>
                  <w:b/>
                  <w:rPrChange w:id="173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0,212</w:t>
              </w:r>
            </w:ins>
            <w:ins w:id="174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75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1B16F356" w14:textId="10B269B4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76" w:author="Marta Rebelo Valente" w:date="2022-03-31T09:16:00Z">
                <w:pPr>
                  <w:pStyle w:val="Corpodetexto"/>
                </w:pPr>
              </w:pPrChange>
            </w:pPr>
            <w:ins w:id="177" w:author="Marta Rebelo Valente" w:date="2022-03-31T09:16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</w:tr>
      <w:tr w:rsidR="007D51CD" w14:paraId="069E6E9B" w14:textId="77777777" w:rsidTr="00A464B6">
        <w:tblPrEx>
          <w:tblW w:w="0" w:type="auto"/>
          <w:tblInd w:w="118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  <w:tblPrExChange w:id="178" w:author="Marta Rebelo Valente" w:date="2022-03-31T10:01:00Z">
            <w:tblPrEx>
              <w:tblW w:w="0" w:type="auto"/>
              <w:tblInd w:w="118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Ex>
          </w:tblPrExChange>
        </w:tblPrEx>
        <w:trPr>
          <w:trHeight w:val="340"/>
          <w:trPrChange w:id="179" w:author="Marta Rebelo Valente" w:date="2022-03-31T10:01:00Z">
            <w:trPr>
              <w:trHeight w:val="340"/>
            </w:trPr>
          </w:trPrChange>
        </w:trPr>
        <w:tc>
          <w:tcPr>
            <w:tcW w:w="1980" w:type="dxa"/>
            <w:vAlign w:val="bottom"/>
            <w:tcPrChange w:id="180" w:author="Marta Rebelo Valente" w:date="2022-03-31T10:01:00Z">
              <w:tcPr>
                <w:tcW w:w="1980" w:type="dxa"/>
              </w:tcPr>
            </w:tcPrChange>
          </w:tcPr>
          <w:p w14:paraId="4431E15C" w14:textId="20DF5E96" w:rsidR="007D51CD" w:rsidRDefault="007D51CD">
            <w:pPr>
              <w:pStyle w:val="Corpodetexto"/>
              <w:jc w:val="center"/>
              <w:rPr>
                <w:b/>
              </w:rPr>
              <w:pPrChange w:id="181" w:author="Marta Rebelo Valente" w:date="2022-03-31T09:16:00Z">
                <w:pPr>
                  <w:pStyle w:val="Corpodetexto"/>
                </w:pPr>
              </w:pPrChange>
            </w:pPr>
            <w:ins w:id="182" w:author="Marta Rebelo Valente" w:date="2022-03-31T10:00:00Z">
              <w:r w:rsidRPr="007D51CD">
                <w:rPr>
                  <w:b/>
                  <w:rPrChange w:id="183" w:author="Marta Rebelo Valente" w:date="2022-03-31T10:00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4,192</w:t>
              </w:r>
            </w:ins>
          </w:p>
        </w:tc>
        <w:tc>
          <w:tcPr>
            <w:tcW w:w="2070" w:type="dxa"/>
            <w:vAlign w:val="bottom"/>
            <w:tcPrChange w:id="184" w:author="Marta Rebelo Valente" w:date="2022-03-31T10:01:00Z">
              <w:tcPr>
                <w:tcW w:w="2070" w:type="dxa"/>
              </w:tcPr>
            </w:tcPrChange>
          </w:tcPr>
          <w:p w14:paraId="489F5C11" w14:textId="2B4DE883" w:rsidR="007D51CD" w:rsidRDefault="007D51CD">
            <w:pPr>
              <w:pStyle w:val="Corpodetexto"/>
              <w:jc w:val="center"/>
              <w:rPr>
                <w:b/>
              </w:rPr>
              <w:pPrChange w:id="185" w:author="Marta Rebelo Valente" w:date="2022-03-31T09:16:00Z">
                <w:pPr>
                  <w:pStyle w:val="Corpodetexto"/>
                </w:pPr>
              </w:pPrChange>
            </w:pPr>
            <w:ins w:id="186" w:author="Marta Rebelo Valente" w:date="2022-03-31T10:01:00Z">
              <w:r w:rsidRPr="007D51CD">
                <w:rPr>
                  <w:b/>
                  <w:rPrChange w:id="187" w:author="Marta Rebelo Valente" w:date="2022-03-31T10:01:00Z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rPrChange>
                </w:rPr>
                <w:t>0,182</w:t>
              </w:r>
            </w:ins>
            <w:ins w:id="188" w:author="Marta Rebelo Valente" w:date="2022-03-31T10:02:00Z">
              <w:r w:rsidR="00677787">
                <w:rPr>
                  <w:b/>
                </w:rPr>
                <w:t>0</w:t>
              </w:r>
            </w:ins>
          </w:p>
        </w:tc>
        <w:tc>
          <w:tcPr>
            <w:tcW w:w="2160" w:type="dxa"/>
            <w:tcBorders>
              <w:tl2br w:val="nil"/>
              <w:tr2bl w:val="nil"/>
            </w:tcBorders>
            <w:shd w:val="clear" w:color="auto" w:fill="A6A6A6"/>
            <w:tcPrChange w:id="189" w:author="Marta Rebelo Valente" w:date="2022-03-31T10:01:00Z">
              <w:tcPr>
                <w:tcW w:w="2160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49BC342" w14:textId="278DD324" w:rsidR="007D51CD" w:rsidRPr="006C04ED" w:rsidRDefault="007D51CD">
            <w:pPr>
              <w:pStyle w:val="Corpodetexto"/>
              <w:jc w:val="center"/>
              <w:rPr>
                <w:b/>
                <w:highlight w:val="lightGray"/>
              </w:rPr>
              <w:pPrChange w:id="190" w:author="Marta Rebelo Valente" w:date="2022-03-31T09:16:00Z">
                <w:pPr>
                  <w:pStyle w:val="Corpodetexto"/>
                </w:pPr>
              </w:pPrChange>
            </w:pPr>
            <w:ins w:id="191" w:author="Marta Rebelo Valente" w:date="2022-03-31T09:16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</w:tr>
    </w:tbl>
    <w:p w14:paraId="0705E98F" w14:textId="77777777" w:rsidR="008803B3" w:rsidRDefault="008803B3" w:rsidP="008803B3">
      <w:pPr>
        <w:pStyle w:val="Corpodetexto"/>
        <w:rPr>
          <w:b/>
        </w:rPr>
      </w:pPr>
    </w:p>
    <w:p w14:paraId="08DDBDBD" w14:textId="77777777" w:rsidR="008803B3" w:rsidRPr="00FF68EA" w:rsidRDefault="008803B3" w:rsidP="008803B3">
      <w:pPr>
        <w:pStyle w:val="Corpodetexto"/>
        <w:spacing w:line="360" w:lineRule="auto"/>
        <w:ind w:left="360"/>
      </w:pPr>
    </w:p>
    <w:p w14:paraId="3DC4A446" w14:textId="77777777" w:rsidR="008803B3" w:rsidRPr="001B2D80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 xml:space="preserve">os parâmetros de ajuste </w:t>
      </w:r>
      <w:r>
        <w:t xml:space="preserve">da </w:t>
      </w:r>
      <w:r w:rsidRPr="001B2D80">
        <w:t xml:space="preserve">função </w:t>
      </w:r>
      <w:r w:rsidRPr="00FF68EA">
        <w:rPr>
          <w:position w:val="-4"/>
        </w:rPr>
        <w:object w:dxaOrig="1080" w:dyaOrig="320" w14:anchorId="4E1FFD62">
          <v:shape id="_x0000_i1076" type="#_x0000_t75" style="width:54pt;height:16.25pt" o:ole="">
            <v:imagedata r:id="rId118" o:title=""/>
          </v:shape>
          <o:OLEObject Type="Embed" ProgID="Equation.3" ShapeID="_x0000_i1076" DrawAspect="Content" ObjectID="_1710835454" r:id="rId119"/>
        </w:object>
      </w:r>
      <w:r w:rsidRPr="001B2D80">
        <w:t xml:space="preserve"> aos pon</w:t>
      </w:r>
      <w:r>
        <w:t>tos experimentais, usando uma folha Excel.</w:t>
      </w:r>
    </w:p>
    <w:p w14:paraId="3BDED624" w14:textId="26E3DC0A" w:rsidR="008803B3" w:rsidRPr="001B2D80" w:rsidRDefault="008803B3" w:rsidP="008803B3">
      <w:pPr>
        <w:pStyle w:val="Corpodetexto"/>
        <w:spacing w:line="360" w:lineRule="auto"/>
        <w:ind w:firstLine="720"/>
      </w:pPr>
      <w:r w:rsidRPr="001B2D80">
        <w:rPr>
          <w:i/>
        </w:rPr>
        <w:t xml:space="preserve">A </w:t>
      </w:r>
      <w:r w:rsidRPr="001B2D80">
        <w:t>= _____</w:t>
      </w:r>
      <w:ins w:id="192" w:author="Marta Rebelo Valente" w:date="2022-03-31T10:05:00Z">
        <w:r w:rsidR="00971994">
          <w:t>0,0052</w:t>
        </w:r>
      </w:ins>
      <w:r w:rsidRPr="001B2D80">
        <w:t>______________ ; B = ________</w:t>
      </w:r>
      <w:ins w:id="193" w:author="Marta Rebelo Valente" w:date="2022-03-31T10:05:00Z">
        <w:r w:rsidR="00971994">
          <w:t>2,4462</w:t>
        </w:r>
      </w:ins>
      <w:r w:rsidRPr="001B2D80">
        <w:t>_</w:t>
      </w:r>
      <w:ins w:id="194" w:author="Marta Rebelo Valente" w:date="2022-04-07T10:19:00Z">
        <w:r w:rsidR="00FE7490">
          <w:t xml:space="preserve"> </w:t>
        </w:r>
        <w:r w:rsidR="00FE7490">
          <w:rPr>
            <w:rFonts w:cs="Times"/>
          </w:rPr>
          <w:t>≈</w:t>
        </w:r>
        <w:r w:rsidR="00FE7490">
          <w:rPr>
            <w:rFonts w:cs="Times"/>
          </w:rPr>
          <w:t xml:space="preserve">  2</w:t>
        </w:r>
      </w:ins>
      <w:r w:rsidRPr="001B2D80">
        <w:t>_____________</w:t>
      </w:r>
    </w:p>
    <w:p w14:paraId="6EC9EC35" w14:textId="57EB84D6" w:rsidR="008803B3" w:rsidRPr="008803B3" w:rsidRDefault="00091DC9" w:rsidP="008803B3">
      <w:pPr>
        <w:pStyle w:val="Corpodetexto"/>
        <w:ind w:left="360"/>
        <w:rPr>
          <w:sz w:val="20"/>
        </w:rPr>
      </w:pPr>
      <w:r>
        <w:rPr>
          <w:sz w:val="20"/>
        </w:rPr>
        <w:t xml:space="preserve">Inclua no Excel </w:t>
      </w:r>
      <w:r w:rsidR="008803B3" w:rsidRPr="008803B3">
        <w:rPr>
          <w:sz w:val="20"/>
        </w:rPr>
        <w:t xml:space="preserve">os gráfico (com indicação das unidades, da fórmula de ajuste e do coeficiente de correlação. </w:t>
      </w:r>
    </w:p>
    <w:p w14:paraId="537791E2" w14:textId="77777777" w:rsidR="008803B3" w:rsidRPr="006E4AB6" w:rsidRDefault="008803B3" w:rsidP="008803B3">
      <w:pPr>
        <w:pStyle w:val="Corpodetexto"/>
        <w:spacing w:line="360" w:lineRule="auto"/>
        <w:ind w:left="360"/>
        <w:rPr>
          <w:sz w:val="16"/>
        </w:rPr>
      </w:pPr>
    </w:p>
    <w:p w14:paraId="2D2462D8" w14:textId="77777777" w:rsidR="008803B3" w:rsidRPr="001B2D80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>o moment</w:t>
      </w:r>
      <w:r>
        <w:t>o de inércia da roda de Maxwell</w:t>
      </w:r>
    </w:p>
    <w:p w14:paraId="67F0C6D7" w14:textId="23E1AB7A" w:rsidR="008803B3" w:rsidRDefault="008803B3" w:rsidP="008803B3">
      <w:pPr>
        <w:pStyle w:val="Corpodetexto"/>
        <w:spacing w:line="360" w:lineRule="auto"/>
        <w:ind w:firstLine="720"/>
      </w:pPr>
      <w:r w:rsidRPr="001B2D80">
        <w:rPr>
          <w:position w:val="-10"/>
        </w:rPr>
        <w:object w:dxaOrig="480" w:dyaOrig="340" w14:anchorId="3C4883AD">
          <v:shape id="_x0000_i1077" type="#_x0000_t75" style="width:23.7pt;height:17.1pt" o:ole="">
            <v:imagedata r:id="rId116" o:title=""/>
          </v:shape>
          <o:OLEObject Type="Embed" ProgID="Equation.3" ShapeID="_x0000_i1077" DrawAspect="Content" ObjectID="_1710835455" r:id="rId120"/>
        </w:object>
      </w:r>
      <w:r w:rsidRPr="001B2D80">
        <w:t>_____</w:t>
      </w:r>
      <w:ins w:id="195" w:author="Marta Rebelo Valente" w:date="2022-04-07T10:19:00Z">
        <w:r w:rsidR="00FE7490">
          <w:t xml:space="preserve">3,04 </w:t>
        </w:r>
      </w:ins>
      <w:ins w:id="196" w:author="Marta Rebelo Valente" w:date="2022-04-07T08:18:00Z">
        <w:r w:rsidR="00E728B9">
          <w:t>*10</w:t>
        </w:r>
        <w:r w:rsidR="00E728B9">
          <w:rPr>
            <w:vertAlign w:val="superscript"/>
          </w:rPr>
          <w:t>-3</w:t>
        </w:r>
      </w:ins>
      <w:r w:rsidRPr="001B2D80">
        <w:t>__</w:t>
      </w:r>
      <w:ins w:id="197" w:author="Marta Rebelo Valente" w:date="2022-04-07T08:21:00Z">
        <w:r w:rsidR="00E728B9" w:rsidRPr="00E728B9">
          <w:t xml:space="preserve"> </w:t>
        </w:r>
        <w:r w:rsidR="00E728B9">
          <w:t>kg/m</w:t>
        </w:r>
        <w:r w:rsidR="00E728B9">
          <w:rPr>
            <w:vertAlign w:val="superscript"/>
          </w:rPr>
          <w:t>2</w:t>
        </w:r>
      </w:ins>
      <w:r w:rsidRPr="001B2D80">
        <w:t xml:space="preserve">__________________ </w:t>
      </w:r>
      <w:r>
        <w:t xml:space="preserve"> (equação utilizada _</w:t>
      </w:r>
      <m:oMath>
        <m:r>
          <w:ins w:id="198" w:author="Marta Rebelo Valente" w:date="2022-04-04T18:47:00Z">
            <w:rPr>
              <w:rFonts w:ascii="Cambria Math" w:hAnsi="Cambria Math"/>
            </w:rPr>
            <m:t>A</m:t>
          </w:ins>
        </m:r>
        <m:r>
          <w:ins w:id="199" w:author="Marta Rebelo Valente" w:date="2022-04-04T18:48:00Z">
            <w:rPr>
              <w:rFonts w:ascii="Cambria Math" w:hAnsi="Cambria Math"/>
            </w:rPr>
            <m:t>=</m:t>
          </w:ins>
        </m:r>
        <m:f>
          <m:fPr>
            <m:ctrlPr>
              <w:ins w:id="200" w:author="Marta Rebelo Valente" w:date="2022-04-04T18:50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201" w:author="Marta Rebelo Valente" w:date="2022-04-04T18:50:00Z">
                <w:rPr>
                  <w:rFonts w:ascii="Cambria Math" w:hAnsi="Cambria Math"/>
                </w:rPr>
                <m:t>1</m:t>
              </w:ins>
            </m:r>
          </m:num>
          <m:den>
            <m:r>
              <w:ins w:id="202" w:author="Marta Rebelo Valente" w:date="2022-04-04T18:51:00Z">
                <w:rPr>
                  <w:rFonts w:ascii="Cambria Math" w:hAnsi="Cambria Math"/>
                </w:rPr>
                <m:t>B</m:t>
              </w:ins>
            </m:r>
          </m:den>
        </m:f>
        <m:r>
          <w:ins w:id="203" w:author="Marta Rebelo Valente" w:date="2022-04-04T18:50:00Z">
            <w:rPr>
              <w:rFonts w:ascii="Cambria Math" w:hAnsi="Cambria Math"/>
            </w:rPr>
            <m:t>.</m:t>
          </w:ins>
        </m:r>
        <m:f>
          <m:fPr>
            <m:ctrlPr>
              <w:ins w:id="204" w:author="Marta Rebelo Valente" w:date="2022-04-04T18:48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205" w:author="Marta Rebelo Valente" w:date="2022-04-04T18:48:00Z">
                <w:rPr>
                  <w:rFonts w:ascii="Cambria Math" w:hAnsi="Cambria Math"/>
                </w:rPr>
                <m:t>mg</m:t>
              </w:ins>
            </m:r>
          </m:num>
          <m:den>
            <m:r>
              <w:ins w:id="206" w:author="Marta Rebelo Valente" w:date="2022-04-04T18:48:00Z">
                <w:rPr>
                  <w:rFonts w:ascii="Cambria Math" w:hAnsi="Cambria Math"/>
                </w:rPr>
                <m:t>m</m:t>
              </w:ins>
            </m:r>
            <m:r>
              <w:ins w:id="207" w:author="Marta Rebelo Valente" w:date="2022-04-04T18:49:00Z">
                <w:rPr>
                  <w:rFonts w:ascii="Cambria Math" w:hAnsi="Cambria Math"/>
                </w:rPr>
                <m:t xml:space="preserve">+ </m:t>
              </w:ins>
            </m:r>
            <m:f>
              <m:fPr>
                <m:type m:val="skw"/>
                <m:ctrlPr>
                  <w:ins w:id="208" w:author="Marta Rebelo Valente" w:date="2022-04-04T18:49:00Z">
                    <w:rPr>
                      <w:rFonts w:ascii="Cambria Math" w:hAnsi="Cambria Math"/>
                      <w:i/>
                    </w:rPr>
                  </w:ins>
                </m:ctrlPr>
              </m:fPr>
              <m:num>
                <m:sSub>
                  <m:sSubPr>
                    <m:ctrlPr>
                      <w:ins w:id="209" w:author="Marta Rebelo Valente" w:date="2022-04-04T18:49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210" w:author="Marta Rebelo Valente" w:date="2022-04-04T18:49:00Z">
                        <w:rPr>
                          <w:rFonts w:ascii="Cambria Math" w:hAnsi="Cambria Math"/>
                        </w:rPr>
                        <m:t>I</m:t>
                      </w:ins>
                    </m:r>
                  </m:e>
                  <m:sub>
                    <m:r>
                      <w:ins w:id="211" w:author="Marta Rebelo Valente" w:date="2022-04-04T18:49:00Z">
                        <w:rPr>
                          <w:rFonts w:ascii="Cambria Math" w:hAnsi="Cambria Math"/>
                        </w:rPr>
                        <m:t>z</m:t>
                      </w:ins>
                    </m:r>
                  </m:sub>
                </m:sSub>
              </m:num>
              <m:den>
                <m:sSup>
                  <m:sSupPr>
                    <m:ctrlPr>
                      <w:ins w:id="212" w:author="Marta Rebelo Valente" w:date="2022-04-04T18:49:00Z">
                        <w:rPr>
                          <w:rFonts w:ascii="Cambria Math" w:hAnsi="Cambria Math"/>
                          <w:i/>
                        </w:rPr>
                      </w:ins>
                    </m:ctrlPr>
                  </m:sSupPr>
                  <m:e>
                    <m:r>
                      <w:ins w:id="213" w:author="Marta Rebelo Valente" w:date="2022-04-04T18:49:00Z">
                        <w:rPr>
                          <w:rFonts w:ascii="Cambria Math" w:hAnsi="Cambria Math"/>
                        </w:rPr>
                        <m:t>r</m:t>
                      </w:ins>
                    </m:r>
                  </m:e>
                  <m:sup>
                    <m:r>
                      <w:ins w:id="214" w:author="Marta Rebelo Valente" w:date="2022-04-04T18:49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p>
              </m:den>
            </m:f>
          </m:den>
        </m:f>
      </m:oMath>
      <w:r>
        <w:t>___ )</w:t>
      </w:r>
    </w:p>
    <w:p w14:paraId="1B092629" w14:textId="77777777" w:rsidR="008803B3" w:rsidRPr="006E4AB6" w:rsidRDefault="008803B3" w:rsidP="008803B3">
      <w:pPr>
        <w:pStyle w:val="Corpodetexto"/>
        <w:spacing w:line="360" w:lineRule="auto"/>
        <w:ind w:firstLine="720"/>
        <w:rPr>
          <w:sz w:val="16"/>
        </w:rPr>
      </w:pPr>
    </w:p>
    <w:p w14:paraId="4909B6A1" w14:textId="77777777" w:rsidR="008803B3" w:rsidRPr="001B2D80" w:rsidRDefault="008803B3" w:rsidP="008803B3">
      <w:pPr>
        <w:pStyle w:val="Corpodetexto"/>
        <w:numPr>
          <w:ilvl w:val="1"/>
          <w:numId w:val="22"/>
        </w:numPr>
        <w:spacing w:line="360" w:lineRule="auto"/>
      </w:pPr>
      <w:r w:rsidRPr="001B2D80">
        <w:t>Comente os resultados obtidos</w:t>
      </w:r>
    </w:p>
    <w:p w14:paraId="0A2B2F0C" w14:textId="77777777" w:rsidR="00F06896" w:rsidRDefault="00EF1CB0" w:rsidP="00EF1CB0">
      <w:pPr>
        <w:pStyle w:val="Corpodetexto"/>
        <w:spacing w:line="360" w:lineRule="auto"/>
        <w:ind w:firstLine="360"/>
        <w:rPr>
          <w:ins w:id="215" w:author="Marta Rebelo Valente" w:date="2022-04-07T09:41:00Z"/>
          <w:rFonts w:cs="Times"/>
          <w:color w:val="222222"/>
          <w:shd w:val="clear" w:color="auto" w:fill="FFFFFF"/>
        </w:rPr>
      </w:pPr>
      <w:ins w:id="216" w:author="Marta Rebelo Valente" w:date="2022-04-07T09:40:00Z">
        <w:r>
          <w:rPr>
            <w:rFonts w:cs="Times"/>
            <w:color w:val="222222"/>
            <w:shd w:val="clear" w:color="auto" w:fill="FFFFFF"/>
          </w:rPr>
          <w:t>Como podemos observar, nas perguntas anterior, o momento de inércia teórica tem um valor de 0,00195 kg/m</w:t>
        </w:r>
        <w:r>
          <w:rPr>
            <w:rFonts w:cs="Times"/>
            <w:color w:val="222222"/>
            <w:shd w:val="clear" w:color="auto" w:fill="FFFFFF"/>
            <w:vertAlign w:val="superscript"/>
          </w:rPr>
          <w:t>2</w:t>
        </w:r>
        <w:r>
          <w:rPr>
            <w:rFonts w:cs="Times"/>
            <w:color w:val="222222"/>
            <w:shd w:val="clear" w:color="auto" w:fill="FFFFFF"/>
          </w:rPr>
          <w:t xml:space="preserve"> enquanto o momento de inércia obtida com o resultado experimental tem de 0,00248 kg/m</w:t>
        </w:r>
        <w:r>
          <w:rPr>
            <w:rFonts w:cs="Times"/>
            <w:color w:val="222222"/>
            <w:shd w:val="clear" w:color="auto" w:fill="FFFFFF"/>
            <w:vertAlign w:val="superscript"/>
          </w:rPr>
          <w:t>2</w:t>
        </w:r>
        <w:r>
          <w:rPr>
            <w:rFonts w:cs="Times"/>
            <w:color w:val="222222"/>
            <w:shd w:val="clear" w:color="auto" w:fill="FFFFFF"/>
          </w:rPr>
          <w:t xml:space="preserve">. Deste modo, podemos concluir, que tivemos um erro acentuado ao calcular a inércia. </w:t>
        </w:r>
      </w:ins>
    </w:p>
    <w:p w14:paraId="14B0201F" w14:textId="6A0B0F6E" w:rsidR="008803B3" w:rsidRPr="001B2D80" w:rsidRDefault="00EF1CB0" w:rsidP="00EF1CB0">
      <w:pPr>
        <w:pStyle w:val="Corpodetexto"/>
        <w:spacing w:line="360" w:lineRule="auto"/>
        <w:ind w:firstLine="360"/>
        <w:pPrChange w:id="217" w:author="Marta Rebelo Valente" w:date="2022-04-07T09:40:00Z">
          <w:pPr>
            <w:pStyle w:val="Corpodetexto"/>
            <w:spacing w:line="360" w:lineRule="auto"/>
          </w:pPr>
        </w:pPrChange>
      </w:pPr>
      <w:ins w:id="218" w:author="Marta Rebelo Valente" w:date="2022-04-07T09:40:00Z">
        <w:r>
          <w:rPr>
            <w:rFonts w:cs="Times"/>
            <w:color w:val="222222"/>
            <w:shd w:val="clear" w:color="auto" w:fill="FFFFFF"/>
          </w:rPr>
          <w:t>Esse erro pode ser fonte de alguma imprecisão ao realizar as medidas</w:t>
        </w:r>
      </w:ins>
      <w:ins w:id="219" w:author="Marta Rebelo Valente" w:date="2022-04-07T10:14:00Z">
        <w:r w:rsidR="0081199D">
          <w:rPr>
            <w:rFonts w:cs="Times"/>
            <w:color w:val="222222"/>
            <w:shd w:val="clear" w:color="auto" w:fill="FFFFFF"/>
          </w:rPr>
          <w:t xml:space="preserve"> (erro de paralaxe)</w:t>
        </w:r>
      </w:ins>
      <w:ins w:id="220" w:author="Marta Rebelo Valente" w:date="2022-04-07T09:40:00Z">
        <w:r>
          <w:rPr>
            <w:rFonts w:cs="Times"/>
            <w:color w:val="222222"/>
            <w:shd w:val="clear" w:color="auto" w:fill="FFFFFF"/>
          </w:rPr>
          <w:t>,</w:t>
        </w:r>
      </w:ins>
      <w:ins w:id="221" w:author="Marta Rebelo Valente" w:date="2022-04-07T09:42:00Z">
        <w:r w:rsidR="00FB7A42">
          <w:rPr>
            <w:rFonts w:cs="Times"/>
            <w:color w:val="222222"/>
            <w:shd w:val="clear" w:color="auto" w:fill="FFFFFF"/>
          </w:rPr>
          <w:t xml:space="preserve"> seja pela incerteza na</w:t>
        </w:r>
      </w:ins>
      <w:ins w:id="222" w:author="Marta Rebelo Valente" w:date="2022-04-07T09:43:00Z">
        <w:r w:rsidR="00FB7A42">
          <w:rPr>
            <w:rFonts w:cs="Times"/>
            <w:color w:val="222222"/>
            <w:shd w:val="clear" w:color="auto" w:fill="FFFFFF"/>
          </w:rPr>
          <w:t xml:space="preserve"> escala </w:t>
        </w:r>
        <w:r w:rsidR="002E6B82">
          <w:rPr>
            <w:rFonts w:cs="Times"/>
            <w:color w:val="222222"/>
            <w:shd w:val="clear" w:color="auto" w:fill="FFFFFF"/>
          </w:rPr>
          <w:t>apresentada no</w:t>
        </w:r>
      </w:ins>
      <w:ins w:id="223" w:author="Marta Rebelo Valente" w:date="2022-04-07T09:42:00Z">
        <w:r w:rsidR="00FB7A42">
          <w:rPr>
            <w:rFonts w:cs="Times"/>
            <w:color w:val="222222"/>
            <w:shd w:val="clear" w:color="auto" w:fill="FFFFFF"/>
          </w:rPr>
          <w:t xml:space="preserve"> material ou</w:t>
        </w:r>
      </w:ins>
      <w:ins w:id="224" w:author="Marta Rebelo Valente" w:date="2022-04-07T09:40:00Z">
        <w:r>
          <w:rPr>
            <w:rFonts w:cs="Times"/>
            <w:color w:val="222222"/>
            <w:shd w:val="clear" w:color="auto" w:fill="FFFFFF"/>
          </w:rPr>
          <w:t xml:space="preserve"> devido</w:t>
        </w:r>
      </w:ins>
      <w:ins w:id="225" w:author="Marta Rebelo Valente" w:date="2022-04-07T09:41:00Z">
        <w:r w:rsidR="00F06896">
          <w:rPr>
            <w:rFonts w:cs="Times"/>
            <w:color w:val="222222"/>
            <w:shd w:val="clear" w:color="auto" w:fill="FFFFFF"/>
          </w:rPr>
          <w:t>,</w:t>
        </w:r>
      </w:ins>
      <w:ins w:id="226" w:author="Marta Rebelo Valente" w:date="2022-04-07T09:40:00Z">
        <w:r>
          <w:rPr>
            <w:rFonts w:cs="Times"/>
            <w:color w:val="222222"/>
            <w:shd w:val="clear" w:color="auto" w:fill="FFFFFF"/>
          </w:rPr>
          <w:t xml:space="preserve"> por exemplo</w:t>
        </w:r>
      </w:ins>
      <w:ins w:id="227" w:author="Marta Rebelo Valente" w:date="2022-04-07T09:41:00Z">
        <w:r w:rsidR="00F06896">
          <w:rPr>
            <w:rFonts w:cs="Times"/>
            <w:color w:val="222222"/>
            <w:shd w:val="clear" w:color="auto" w:fill="FFFFFF"/>
          </w:rPr>
          <w:t>,</w:t>
        </w:r>
      </w:ins>
      <w:ins w:id="228" w:author="Marta Rebelo Valente" w:date="2022-04-07T09:40:00Z">
        <w:r>
          <w:rPr>
            <w:rFonts w:cs="Times"/>
            <w:color w:val="222222"/>
            <w:shd w:val="clear" w:color="auto" w:fill="FFFFFF"/>
          </w:rPr>
          <w:t xml:space="preserve"> a outros tipos de movimentos da roda (i.e. movimentos transversais à direção do movimento), pela roda de Maxwell não estar posicionada sempre da mesma forma na ponta metálica, ou pelo fio não estar a enrolar de forma uniforme em todas as medidas.</w:t>
        </w:r>
      </w:ins>
    </w:p>
    <w:p w14:paraId="43CD12BD" w14:textId="77777777" w:rsidR="008803B3" w:rsidRPr="001B2D80" w:rsidRDefault="008803B3" w:rsidP="008803B3">
      <w:pPr>
        <w:pStyle w:val="Corpodetexto"/>
        <w:spacing w:line="360" w:lineRule="auto"/>
      </w:pPr>
    </w:p>
    <w:p w14:paraId="2D54AF75" w14:textId="77777777" w:rsidR="008803B3" w:rsidRPr="001B2D80" w:rsidRDefault="008803B3" w:rsidP="008803B3">
      <w:pPr>
        <w:pStyle w:val="Corpodetexto"/>
        <w:spacing w:line="360" w:lineRule="auto"/>
      </w:pPr>
    </w:p>
    <w:p w14:paraId="24DBEA55" w14:textId="77777777" w:rsidR="008803B3" w:rsidRPr="001B2D80" w:rsidRDefault="008803B3" w:rsidP="008803B3">
      <w:pPr>
        <w:pStyle w:val="Corpodetexto"/>
        <w:spacing w:line="360" w:lineRule="auto"/>
      </w:pPr>
    </w:p>
    <w:p w14:paraId="23B975A7" w14:textId="77777777" w:rsidR="008803B3" w:rsidRDefault="008803B3" w:rsidP="008803B3">
      <w:pPr>
        <w:pStyle w:val="Corpodetexto"/>
        <w:spacing w:line="360" w:lineRule="auto"/>
        <w:ind w:firstLine="720"/>
      </w:pPr>
    </w:p>
    <w:p w14:paraId="1CE3590B" w14:textId="77777777" w:rsidR="008803B3" w:rsidRDefault="008803B3" w:rsidP="008803B3">
      <w:pPr>
        <w:pStyle w:val="Corpodetexto"/>
        <w:spacing w:line="360" w:lineRule="auto"/>
      </w:pPr>
    </w:p>
    <w:p w14:paraId="58DBB883" w14:textId="77777777" w:rsidR="008803B3" w:rsidRPr="001B2D80" w:rsidRDefault="008803B3" w:rsidP="008803B3">
      <w:pPr>
        <w:pStyle w:val="Corpodetexto"/>
        <w:spacing w:line="360" w:lineRule="auto"/>
      </w:pPr>
    </w:p>
    <w:p w14:paraId="0042584E" w14:textId="77777777" w:rsidR="008803B3" w:rsidRPr="00FF68EA" w:rsidRDefault="008803B3" w:rsidP="008803B3">
      <w:pPr>
        <w:pStyle w:val="Corpodetexto"/>
        <w:numPr>
          <w:ilvl w:val="0"/>
          <w:numId w:val="22"/>
        </w:numPr>
        <w:rPr>
          <w:b/>
        </w:rPr>
      </w:pPr>
      <w:r w:rsidRPr="00FF68EA">
        <w:rPr>
          <w:b/>
        </w:rPr>
        <w:t xml:space="preserve">Medição do intervalo de tempo </w:t>
      </w:r>
      <w:r w:rsidRPr="00FF68EA">
        <w:rPr>
          <w:rFonts w:ascii="Symbol" w:hAnsi="Symbol"/>
          <w:b/>
        </w:rPr>
        <w:t></w:t>
      </w:r>
      <w:r w:rsidRPr="00FF68EA">
        <w:rPr>
          <w:b/>
        </w:rPr>
        <w:t xml:space="preserve">t de passagem do eixo da roda por </w:t>
      </w:r>
      <w:proofErr w:type="spellStart"/>
      <w:r w:rsidRPr="00FF68EA">
        <w:rPr>
          <w:b/>
        </w:rPr>
        <w:t>Lb</w:t>
      </w:r>
      <w:proofErr w:type="spellEnd"/>
    </w:p>
    <w:p w14:paraId="0C424C3B" w14:textId="77777777" w:rsidR="008803B3" w:rsidRPr="001B2D80" w:rsidRDefault="008803B3" w:rsidP="008803B3">
      <w:pPr>
        <w:pStyle w:val="Corpodetexto"/>
        <w:ind w:left="360"/>
        <w:rPr>
          <w:b/>
        </w:rPr>
      </w:pPr>
      <w:r w:rsidRPr="001B2D80">
        <w:rPr>
          <w:b/>
        </w:rPr>
        <w:t>Conservação e transferência de energia</w:t>
      </w:r>
    </w:p>
    <w:p w14:paraId="66732722" w14:textId="77777777" w:rsidR="008803B3" w:rsidRDefault="008803B3" w:rsidP="008803B3">
      <w:pPr>
        <w:pStyle w:val="Corpodetexto"/>
        <w:rPr>
          <w:b/>
        </w:rPr>
      </w:pPr>
    </w:p>
    <w:p w14:paraId="6AB1384E" w14:textId="77777777" w:rsidR="008803B3" w:rsidRPr="001A4BCF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Registo dos valores experimentais</w:t>
      </w:r>
      <w:r w:rsidR="00FF1D39">
        <w:t xml:space="preserve"> </w:t>
      </w:r>
    </w:p>
    <w:tbl>
      <w:tblPr>
        <w:tblW w:w="9256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2"/>
        <w:gridCol w:w="1322"/>
        <w:gridCol w:w="1322"/>
        <w:gridCol w:w="1323"/>
        <w:gridCol w:w="1322"/>
        <w:gridCol w:w="1322"/>
        <w:gridCol w:w="1323"/>
        <w:tblGridChange w:id="229">
          <w:tblGrid>
            <w:gridCol w:w="1322"/>
            <w:gridCol w:w="1322"/>
            <w:gridCol w:w="1322"/>
            <w:gridCol w:w="1323"/>
            <w:gridCol w:w="1322"/>
            <w:gridCol w:w="1322"/>
            <w:gridCol w:w="1323"/>
          </w:tblGrid>
        </w:tblGridChange>
      </w:tblGrid>
      <w:tr w:rsidR="008803B3" w:rsidRPr="008803B3" w14:paraId="7E859C38" w14:textId="77777777" w:rsidTr="00BF7AB0">
        <w:tc>
          <w:tcPr>
            <w:tcW w:w="1322" w:type="dxa"/>
          </w:tcPr>
          <w:p w14:paraId="2BC9E7A5" w14:textId="77777777" w:rsidR="008803B3" w:rsidRPr="008803B3" w:rsidRDefault="008803B3" w:rsidP="008803B3">
            <w:pPr>
              <w:pStyle w:val="Corpodetexto"/>
              <w:jc w:val="center"/>
              <w:rPr>
                <w:b/>
                <w:i/>
              </w:rPr>
            </w:pPr>
            <w:r w:rsidRPr="008803B3">
              <w:rPr>
                <w:b/>
              </w:rPr>
              <w:t>X =</w:t>
            </w:r>
            <w:r w:rsidRPr="008803B3">
              <w:rPr>
                <w:b/>
                <w:i/>
              </w:rPr>
              <w:t xml:space="preserve"> t</w:t>
            </w:r>
            <w:r w:rsidRPr="008803B3">
              <w:rPr>
                <w:b/>
              </w:rPr>
              <w:t xml:space="preserve"> (s) </w:t>
            </w:r>
            <w:r w:rsidRPr="008803B3">
              <w:rPr>
                <w:b/>
                <w:sz w:val="16"/>
                <w:szCs w:val="16"/>
              </w:rPr>
              <w:t>(medidos anteriormente)</w:t>
            </w:r>
          </w:p>
        </w:tc>
        <w:tc>
          <w:tcPr>
            <w:tcW w:w="1322" w:type="dxa"/>
          </w:tcPr>
          <w:p w14:paraId="7BC88093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  <w:i/>
              </w:rPr>
              <w:t>s</w:t>
            </w:r>
            <w:r w:rsidRPr="008803B3">
              <w:rPr>
                <w:b/>
              </w:rPr>
              <w:t xml:space="preserve"> (m)</w:t>
            </w:r>
          </w:p>
        </w:tc>
        <w:tc>
          <w:tcPr>
            <w:tcW w:w="1322" w:type="dxa"/>
            <w:tcBorders>
              <w:bottom w:val="single" w:sz="4" w:space="0" w:color="auto"/>
              <w:tl2br w:val="nil"/>
              <w:tr2bl w:val="nil"/>
            </w:tcBorders>
          </w:tcPr>
          <w:p w14:paraId="55F98D39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t>s</w:t>
            </w:r>
            <w:r w:rsidRPr="008803B3">
              <w:rPr>
                <w:b/>
              </w:rPr>
              <w:t xml:space="preserve"> (m)</w:t>
            </w:r>
          </w:p>
        </w:tc>
        <w:tc>
          <w:tcPr>
            <w:tcW w:w="1323" w:type="dxa"/>
          </w:tcPr>
          <w:p w14:paraId="61ABAD6E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  <w:i/>
              </w:rPr>
              <w:sym w:font="Symbol" w:char="F044"/>
            </w:r>
            <w:r w:rsidRPr="008803B3">
              <w:rPr>
                <w:b/>
                <w:i/>
              </w:rPr>
              <w:t>t</w:t>
            </w:r>
            <w:r w:rsidRPr="008803B3">
              <w:rPr>
                <w:b/>
              </w:rPr>
              <w:t xml:space="preserve"> (s)</w:t>
            </w:r>
          </w:p>
        </w:tc>
        <w:tc>
          <w:tcPr>
            <w:tcW w:w="1322" w:type="dxa"/>
            <w:tcBorders>
              <w:bottom w:val="single" w:sz="4" w:space="0" w:color="auto"/>
              <w:tl2br w:val="nil"/>
              <w:tr2bl w:val="nil"/>
            </w:tcBorders>
          </w:tcPr>
          <w:p w14:paraId="12293A1E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sym w:font="Symbol" w:char="F044"/>
            </w:r>
            <w:r w:rsidRPr="008803B3">
              <w:rPr>
                <w:b/>
                <w:i/>
              </w:rPr>
              <w:t>t</w:t>
            </w:r>
            <w:r w:rsidRPr="008803B3">
              <w:rPr>
                <w:b/>
              </w:rPr>
              <w:t xml:space="preserve"> (s)</w:t>
            </w:r>
          </w:p>
        </w:tc>
        <w:tc>
          <w:tcPr>
            <w:tcW w:w="1322" w:type="dxa"/>
          </w:tcPr>
          <w:p w14:paraId="52A74C9E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</w:rPr>
              <w:t>Y</w:t>
            </w:r>
            <w:r w:rsidRPr="008803B3">
              <w:rPr>
                <w:b/>
                <w:i/>
              </w:rPr>
              <w:t xml:space="preserve"> = v</w:t>
            </w:r>
            <w:r w:rsidRPr="008803B3">
              <w:rPr>
                <w:b/>
              </w:rPr>
              <w:t xml:space="preserve"> (m/s)</w:t>
            </w:r>
          </w:p>
        </w:tc>
        <w:tc>
          <w:tcPr>
            <w:tcW w:w="1323" w:type="dxa"/>
            <w:tcBorders>
              <w:bottom w:val="single" w:sz="4" w:space="0" w:color="auto"/>
              <w:tl2br w:val="nil"/>
              <w:tr2bl w:val="nil"/>
            </w:tcBorders>
          </w:tcPr>
          <w:p w14:paraId="77331A51" w14:textId="77777777" w:rsidR="008803B3" w:rsidRPr="008803B3" w:rsidRDefault="008803B3" w:rsidP="008803B3">
            <w:pPr>
              <w:pStyle w:val="Corpodetexto"/>
              <w:jc w:val="center"/>
              <w:rPr>
                <w:b/>
              </w:rPr>
            </w:pPr>
            <w:r w:rsidRPr="008803B3">
              <w:rPr>
                <w:b/>
              </w:rPr>
              <w:t xml:space="preserve">Erro </w:t>
            </w:r>
            <w:r w:rsidRPr="008803B3">
              <w:rPr>
                <w:b/>
                <w:i/>
              </w:rPr>
              <w:t>v</w:t>
            </w:r>
            <w:r w:rsidRPr="008803B3">
              <w:rPr>
                <w:b/>
              </w:rPr>
              <w:t xml:space="preserve"> (m/s)</w:t>
            </w:r>
          </w:p>
        </w:tc>
      </w:tr>
      <w:tr w:rsidR="008F5615" w:rsidRPr="008803B3" w14:paraId="6FA7B121" w14:textId="77777777" w:rsidTr="00BF7AB0">
        <w:tc>
          <w:tcPr>
            <w:tcW w:w="1322" w:type="dxa"/>
          </w:tcPr>
          <w:p w14:paraId="66C707DA" w14:textId="7D198E04" w:rsidR="008F5615" w:rsidRPr="008803B3" w:rsidRDefault="008F5615" w:rsidP="008F5615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0" w:author="Marta Rebelo Valente" w:date="2022-04-04T18:58:00Z">
              <w:r>
                <w:rPr>
                  <w:b/>
                </w:rPr>
                <w:t>6,287</w:t>
              </w:r>
            </w:ins>
          </w:p>
        </w:tc>
        <w:tc>
          <w:tcPr>
            <w:tcW w:w="1322" w:type="dxa"/>
          </w:tcPr>
          <w:p w14:paraId="7C852B9B" w14:textId="49FF6ED7" w:rsidR="008F5615" w:rsidRPr="008803B3" w:rsidRDefault="008F5615" w:rsidP="008F5615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1" w:author="Marta Rebelo Valente" w:date="2022-04-04T18:59:00Z">
              <w:r>
                <w:rPr>
                  <w:b/>
                </w:rPr>
                <w:t>0,482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BE6CB5A" w14:textId="2559A059" w:rsidR="008F5615" w:rsidRPr="008803B3" w:rsidRDefault="008F5615">
            <w:pPr>
              <w:pStyle w:val="Corpodetexto"/>
              <w:spacing w:line="360" w:lineRule="auto"/>
              <w:rPr>
                <w:b/>
              </w:rPr>
              <w:pPrChange w:id="232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33" w:author="Marta Rebelo Valente" w:date="2022-03-31T09:17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</w:tcPr>
          <w:p w14:paraId="001400DC" w14:textId="6FDF41C3" w:rsidR="008F5615" w:rsidRPr="008803B3" w:rsidRDefault="008F5615" w:rsidP="008F5615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4" w:author="Marta Rebelo Valente" w:date="2022-04-04T19:00:00Z">
              <w:r>
                <w:rPr>
                  <w:b/>
                </w:rPr>
                <w:t>0,040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1A719E23" w14:textId="2960AEDB" w:rsidR="008F5615" w:rsidRPr="008803B3" w:rsidRDefault="008F5615">
            <w:pPr>
              <w:pStyle w:val="Corpodetexto"/>
              <w:spacing w:line="360" w:lineRule="auto"/>
              <w:rPr>
                <w:b/>
              </w:rPr>
              <w:pPrChange w:id="235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36" w:author="Marta Rebelo Valente" w:date="2022-03-31T09:18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</w:tcPr>
          <w:p w14:paraId="13CC709F" w14:textId="0525F22A" w:rsidR="008F5615" w:rsidRPr="008803B3" w:rsidRDefault="008F5615" w:rsidP="008F5615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7" w:author="Marta Rebelo Valente" w:date="2022-04-04T19:01:00Z">
              <w:r>
                <w:rPr>
                  <w:b/>
                </w:rPr>
                <w:t>0,125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250944F8" w14:textId="721363BC" w:rsidR="008F5615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8" w:author="Marta Rebelo Valente" w:date="2022-04-07T09:36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</w:rPr>
                <w:t>0,001</w:t>
              </w:r>
            </w:ins>
          </w:p>
        </w:tc>
      </w:tr>
      <w:tr w:rsidR="00081753" w:rsidRPr="008803B3" w14:paraId="2D48189B" w14:textId="77777777" w:rsidTr="00BF7AB0">
        <w:tc>
          <w:tcPr>
            <w:tcW w:w="1322" w:type="dxa"/>
          </w:tcPr>
          <w:p w14:paraId="0F434138" w14:textId="586A1AC0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39" w:author="Marta Rebelo Valente" w:date="2022-04-04T18:58:00Z">
              <w:r>
                <w:rPr>
                  <w:b/>
                </w:rPr>
                <w:t>6,150</w:t>
              </w:r>
            </w:ins>
          </w:p>
        </w:tc>
        <w:tc>
          <w:tcPr>
            <w:tcW w:w="1322" w:type="dxa"/>
          </w:tcPr>
          <w:p w14:paraId="2229A922" w14:textId="5C11E0C1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40" w:author="Marta Rebelo Valente" w:date="2022-04-04T18:59:00Z">
              <w:r>
                <w:rPr>
                  <w:b/>
                </w:rPr>
                <w:t>0,452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334A4223" w14:textId="7A693831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41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42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</w:tcPr>
          <w:p w14:paraId="42D808D0" w14:textId="057D2EDC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43" w:author="Marta Rebelo Valente" w:date="2022-04-04T19:00:00Z">
              <w:r>
                <w:rPr>
                  <w:b/>
                </w:rPr>
                <w:t>0,040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</w:tcPr>
          <w:p w14:paraId="74D6F411" w14:textId="7D20DFE5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44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45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</w:tcPr>
          <w:p w14:paraId="755E2E94" w14:textId="78D2C7CE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46" w:author="Marta Rebelo Valente" w:date="2022-04-04T19:01:00Z">
              <w:r>
                <w:rPr>
                  <w:b/>
                </w:rPr>
                <w:t>0,125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</w:tcPr>
          <w:p w14:paraId="392DCE17" w14:textId="6CE615DC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47" w:author="Marta Rebelo Valente" w:date="2022-04-07T09:36:00Z">
              <w:r>
                <w:rPr>
                  <w:rFonts w:cs="Times"/>
                  <w:b/>
                  <w:highlight w:val="lightGray"/>
                </w:rPr>
                <w:t>±</w:t>
              </w:r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0B839FB2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248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249" w:author="Marta Rebelo Valente" w:date="2022-04-04T18:58:00Z">
              <w:tcPr>
                <w:tcW w:w="1322" w:type="dxa"/>
              </w:tcPr>
            </w:tcPrChange>
          </w:tcPr>
          <w:p w14:paraId="41E4BA64" w14:textId="799115C8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50" w:author="Marta Rebelo Valente" w:date="2022-04-04T18:58:00Z">
              <w:r w:rsidRPr="00697027">
                <w:rPr>
                  <w:b/>
                </w:rPr>
                <w:t>5,88</w:t>
              </w:r>
            </w:ins>
          </w:p>
        </w:tc>
        <w:tc>
          <w:tcPr>
            <w:tcW w:w="1322" w:type="dxa"/>
            <w:tcPrChange w:id="251" w:author="Marta Rebelo Valente" w:date="2022-04-04T18:58:00Z">
              <w:tcPr>
                <w:tcW w:w="1322" w:type="dxa"/>
              </w:tcPr>
            </w:tcPrChange>
          </w:tcPr>
          <w:p w14:paraId="7ECF5E20" w14:textId="63E3C46B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52" w:author="Marta Rebelo Valente" w:date="2022-04-04T18:59:00Z">
              <w:r>
                <w:rPr>
                  <w:b/>
                </w:rPr>
                <w:t>0,422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53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45ADC9F" w14:textId="319DA30B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54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55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256" w:author="Marta Rebelo Valente" w:date="2022-04-04T18:58:00Z">
              <w:tcPr>
                <w:tcW w:w="1323" w:type="dxa"/>
              </w:tcPr>
            </w:tcPrChange>
          </w:tcPr>
          <w:p w14:paraId="5CCEA849" w14:textId="74315E61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57" w:author="Marta Rebelo Valente" w:date="2022-04-04T19:00:00Z">
              <w:r>
                <w:rPr>
                  <w:b/>
                </w:rPr>
                <w:t>0,042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58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F1AE157" w14:textId="713A5A4F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59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60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261" w:author="Marta Rebelo Valente" w:date="2022-04-04T18:58:00Z">
              <w:tcPr>
                <w:tcW w:w="1322" w:type="dxa"/>
              </w:tcPr>
            </w:tcPrChange>
          </w:tcPr>
          <w:p w14:paraId="4543CB3B" w14:textId="7D8E3422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62" w:author="Marta Rebelo Valente" w:date="2022-04-04T19:01:00Z">
              <w:r>
                <w:rPr>
                  <w:b/>
                </w:rPr>
                <w:t>0,119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263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54D85D64" w14:textId="51E18EC9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64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265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6F9B6F0D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266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267" w:author="Marta Rebelo Valente" w:date="2022-04-04T18:58:00Z">
              <w:tcPr>
                <w:tcW w:w="1322" w:type="dxa"/>
              </w:tcPr>
            </w:tcPrChange>
          </w:tcPr>
          <w:p w14:paraId="53922563" w14:textId="4DFD9849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68" w:author="Marta Rebelo Valente" w:date="2022-04-04T18:58:00Z">
              <w:r w:rsidRPr="00697027">
                <w:rPr>
                  <w:b/>
                </w:rPr>
                <w:t>5,726</w:t>
              </w:r>
            </w:ins>
          </w:p>
        </w:tc>
        <w:tc>
          <w:tcPr>
            <w:tcW w:w="1322" w:type="dxa"/>
            <w:tcPrChange w:id="269" w:author="Marta Rebelo Valente" w:date="2022-04-04T18:58:00Z">
              <w:tcPr>
                <w:tcW w:w="1322" w:type="dxa"/>
              </w:tcPr>
            </w:tcPrChange>
          </w:tcPr>
          <w:p w14:paraId="28B129DF" w14:textId="01CE7A39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70" w:author="Marta Rebelo Valente" w:date="2022-04-04T18:59:00Z">
              <w:r>
                <w:rPr>
                  <w:b/>
                </w:rPr>
                <w:t>0,392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71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FA020DC" w14:textId="07849E90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72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73" w:author="Marta Rebelo Valente" w:date="2022-03-31T09:17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274" w:author="Marta Rebelo Valente" w:date="2022-04-04T18:58:00Z">
              <w:tcPr>
                <w:tcW w:w="1323" w:type="dxa"/>
              </w:tcPr>
            </w:tcPrChange>
          </w:tcPr>
          <w:p w14:paraId="2D197163" w14:textId="251190AA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75" w:author="Marta Rebelo Valente" w:date="2022-04-04T19:00:00Z">
              <w:r>
                <w:rPr>
                  <w:b/>
                </w:rPr>
                <w:t>0,042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76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441FB829" w14:textId="66A78E4B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77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78" w:author="Marta Rebelo Valente" w:date="2022-03-31T09:18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279" w:author="Marta Rebelo Valente" w:date="2022-04-04T18:58:00Z">
              <w:tcPr>
                <w:tcW w:w="1322" w:type="dxa"/>
              </w:tcPr>
            </w:tcPrChange>
          </w:tcPr>
          <w:p w14:paraId="0FE8C487" w14:textId="2EA9F7D3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80" w:author="Marta Rebelo Valente" w:date="2022-04-04T19:01:00Z">
              <w:r>
                <w:rPr>
                  <w:b/>
                </w:rPr>
                <w:t>0,119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281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FC83B64" w14:textId="552F8438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82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283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260E6F75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284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285" w:author="Marta Rebelo Valente" w:date="2022-04-04T18:58:00Z">
              <w:tcPr>
                <w:tcW w:w="1322" w:type="dxa"/>
              </w:tcPr>
            </w:tcPrChange>
          </w:tcPr>
          <w:p w14:paraId="39002C26" w14:textId="14C80176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86" w:author="Marta Rebelo Valente" w:date="2022-04-04T18:58:00Z">
              <w:r w:rsidRPr="00697027">
                <w:rPr>
                  <w:b/>
                </w:rPr>
                <w:t>5,463</w:t>
              </w:r>
            </w:ins>
          </w:p>
        </w:tc>
        <w:tc>
          <w:tcPr>
            <w:tcW w:w="1322" w:type="dxa"/>
            <w:tcPrChange w:id="287" w:author="Marta Rebelo Valente" w:date="2022-04-04T18:58:00Z">
              <w:tcPr>
                <w:tcW w:w="1322" w:type="dxa"/>
              </w:tcPr>
            </w:tcPrChange>
          </w:tcPr>
          <w:p w14:paraId="56AA9355" w14:textId="5E0B12F6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88" w:author="Marta Rebelo Valente" w:date="2022-04-04T18:59:00Z">
              <w:r>
                <w:rPr>
                  <w:b/>
                </w:rPr>
                <w:t>0,362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89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8E30270" w14:textId="05C3AB52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90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91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292" w:author="Marta Rebelo Valente" w:date="2022-04-04T18:58:00Z">
              <w:tcPr>
                <w:tcW w:w="1323" w:type="dxa"/>
              </w:tcPr>
            </w:tcPrChange>
          </w:tcPr>
          <w:p w14:paraId="67E1655E" w14:textId="1AF4A0BA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93" w:author="Marta Rebelo Valente" w:date="2022-04-04T19:01:00Z">
              <w:r>
                <w:rPr>
                  <w:b/>
                </w:rPr>
                <w:t>0,045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294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4CFAA974" w14:textId="450ACE5A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295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296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297" w:author="Marta Rebelo Valente" w:date="2022-04-04T18:58:00Z">
              <w:tcPr>
                <w:tcW w:w="1322" w:type="dxa"/>
              </w:tcPr>
            </w:tcPrChange>
          </w:tcPr>
          <w:p w14:paraId="4743ACF8" w14:textId="05A29827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298" w:author="Marta Rebelo Valente" w:date="2022-04-04T19:01:00Z">
              <w:r>
                <w:rPr>
                  <w:b/>
                </w:rPr>
                <w:t>0</w:t>
              </w:r>
            </w:ins>
            <w:ins w:id="299" w:author="Marta Rebelo Valente" w:date="2022-04-04T19:02:00Z">
              <w:r>
                <w:rPr>
                  <w:b/>
                </w:rPr>
                <w:t>,111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00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0A4F7A2B" w14:textId="1AF031F6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01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02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4B4E33C5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03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04" w:author="Marta Rebelo Valente" w:date="2022-04-04T18:58:00Z">
              <w:tcPr>
                <w:tcW w:w="1322" w:type="dxa"/>
              </w:tcPr>
            </w:tcPrChange>
          </w:tcPr>
          <w:p w14:paraId="12D698F3" w14:textId="57ECD6A5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05" w:author="Marta Rebelo Valente" w:date="2022-04-04T18:58:00Z">
              <w:r w:rsidRPr="00697027">
                <w:rPr>
                  <w:b/>
                </w:rPr>
                <w:t>5,491</w:t>
              </w:r>
            </w:ins>
          </w:p>
        </w:tc>
        <w:tc>
          <w:tcPr>
            <w:tcW w:w="1322" w:type="dxa"/>
            <w:tcPrChange w:id="306" w:author="Marta Rebelo Valente" w:date="2022-04-04T18:58:00Z">
              <w:tcPr>
                <w:tcW w:w="1322" w:type="dxa"/>
              </w:tcPr>
            </w:tcPrChange>
          </w:tcPr>
          <w:p w14:paraId="4DB653A8" w14:textId="4B6C277F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07" w:author="Marta Rebelo Valente" w:date="2022-04-04T18:59:00Z">
              <w:r>
                <w:rPr>
                  <w:b/>
                </w:rPr>
                <w:t>0,332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08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6B42267" w14:textId="3E901453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09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10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311" w:author="Marta Rebelo Valente" w:date="2022-04-04T18:58:00Z">
              <w:tcPr>
                <w:tcW w:w="1323" w:type="dxa"/>
              </w:tcPr>
            </w:tcPrChange>
          </w:tcPr>
          <w:p w14:paraId="2798C979" w14:textId="5A56CF1A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12" w:author="Marta Rebelo Valente" w:date="2022-04-04T19:01:00Z">
              <w:r>
                <w:rPr>
                  <w:b/>
                </w:rPr>
                <w:t>0,046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13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B75EAB2" w14:textId="4A9B3D3E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14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15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316" w:author="Marta Rebelo Valente" w:date="2022-04-04T18:58:00Z">
              <w:tcPr>
                <w:tcW w:w="1322" w:type="dxa"/>
              </w:tcPr>
            </w:tcPrChange>
          </w:tcPr>
          <w:p w14:paraId="65B969EE" w14:textId="4EA9A8A3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17" w:author="Marta Rebelo Valente" w:date="2022-04-04T19:02:00Z">
              <w:r>
                <w:rPr>
                  <w:b/>
                </w:rPr>
                <w:t>0,109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18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1521C34E" w14:textId="0BB96723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19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20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7F5D3071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21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22" w:author="Marta Rebelo Valente" w:date="2022-04-04T18:58:00Z">
              <w:tcPr>
                <w:tcW w:w="1322" w:type="dxa"/>
              </w:tcPr>
            </w:tcPrChange>
          </w:tcPr>
          <w:p w14:paraId="1224DB65" w14:textId="33F35C6C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23" w:author="Marta Rebelo Valente" w:date="2022-04-04T18:58:00Z">
              <w:r w:rsidRPr="00697027">
                <w:rPr>
                  <w:b/>
                </w:rPr>
                <w:t>5,197</w:t>
              </w:r>
            </w:ins>
          </w:p>
        </w:tc>
        <w:tc>
          <w:tcPr>
            <w:tcW w:w="1322" w:type="dxa"/>
            <w:tcPrChange w:id="324" w:author="Marta Rebelo Valente" w:date="2022-04-04T18:58:00Z">
              <w:tcPr>
                <w:tcW w:w="1322" w:type="dxa"/>
              </w:tcPr>
            </w:tcPrChange>
          </w:tcPr>
          <w:p w14:paraId="2B016877" w14:textId="3E8C517D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25" w:author="Marta Rebelo Valente" w:date="2022-04-04T18:59:00Z">
              <w:r>
                <w:rPr>
                  <w:b/>
                </w:rPr>
                <w:t>0,302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26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0116E9A" w14:textId="38687C16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27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28" w:author="Marta Rebelo Valente" w:date="2022-03-31T09:17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329" w:author="Marta Rebelo Valente" w:date="2022-04-04T18:58:00Z">
              <w:tcPr>
                <w:tcW w:w="1323" w:type="dxa"/>
              </w:tcPr>
            </w:tcPrChange>
          </w:tcPr>
          <w:p w14:paraId="67CCEDD3" w14:textId="41B68CBB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30" w:author="Marta Rebelo Valente" w:date="2022-04-04T19:01:00Z">
              <w:r>
                <w:rPr>
                  <w:b/>
                </w:rPr>
                <w:t>0,048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31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3BCC9670" w14:textId="4089589A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32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33" w:author="Marta Rebelo Valente" w:date="2022-03-31T09:18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334" w:author="Marta Rebelo Valente" w:date="2022-04-04T18:58:00Z">
              <w:tcPr>
                <w:tcW w:w="1322" w:type="dxa"/>
              </w:tcPr>
            </w:tcPrChange>
          </w:tcPr>
          <w:p w14:paraId="32B417E9" w14:textId="2CBDC4A9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35" w:author="Marta Rebelo Valente" w:date="2022-04-04T19:02:00Z">
              <w:r>
                <w:rPr>
                  <w:b/>
                </w:rPr>
                <w:t>0,104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36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42061B96" w14:textId="62B6691A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37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38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52C51B15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39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40" w:author="Marta Rebelo Valente" w:date="2022-04-04T18:58:00Z">
              <w:tcPr>
                <w:tcW w:w="1322" w:type="dxa"/>
              </w:tcPr>
            </w:tcPrChange>
          </w:tcPr>
          <w:p w14:paraId="35184EEB" w14:textId="1A2D64F7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41" w:author="Marta Rebelo Valente" w:date="2022-04-04T18:58:00Z">
              <w:r w:rsidRPr="00697027">
                <w:rPr>
                  <w:b/>
                </w:rPr>
                <w:t>4,994</w:t>
              </w:r>
            </w:ins>
          </w:p>
        </w:tc>
        <w:tc>
          <w:tcPr>
            <w:tcW w:w="1322" w:type="dxa"/>
            <w:tcPrChange w:id="342" w:author="Marta Rebelo Valente" w:date="2022-04-04T18:58:00Z">
              <w:tcPr>
                <w:tcW w:w="1322" w:type="dxa"/>
              </w:tcPr>
            </w:tcPrChange>
          </w:tcPr>
          <w:p w14:paraId="00986E8F" w14:textId="06FE8BBD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43" w:author="Marta Rebelo Valente" w:date="2022-04-04T19:00:00Z">
              <w:r>
                <w:rPr>
                  <w:b/>
                </w:rPr>
                <w:t>0,272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44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2D6079D" w14:textId="1B6D19DB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45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46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347" w:author="Marta Rebelo Valente" w:date="2022-04-04T18:58:00Z">
              <w:tcPr>
                <w:tcW w:w="1323" w:type="dxa"/>
              </w:tcPr>
            </w:tcPrChange>
          </w:tcPr>
          <w:p w14:paraId="17EEFD90" w14:textId="76C60943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48" w:author="Marta Rebelo Valente" w:date="2022-04-04T19:01:00Z">
              <w:r>
                <w:rPr>
                  <w:b/>
                </w:rPr>
                <w:t>0,052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49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46822F24" w14:textId="7018E70E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50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51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352" w:author="Marta Rebelo Valente" w:date="2022-04-04T18:58:00Z">
              <w:tcPr>
                <w:tcW w:w="1322" w:type="dxa"/>
              </w:tcPr>
            </w:tcPrChange>
          </w:tcPr>
          <w:p w14:paraId="0B5749E7" w14:textId="00EC0052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53" w:author="Marta Rebelo Valente" w:date="2022-04-04T19:02:00Z">
              <w:r>
                <w:rPr>
                  <w:b/>
                </w:rPr>
                <w:t>0,096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54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EBAE3E2" w14:textId="0AEAFDEA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55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56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2AEB78E2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57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58" w:author="Marta Rebelo Valente" w:date="2022-04-04T18:58:00Z">
              <w:tcPr>
                <w:tcW w:w="1322" w:type="dxa"/>
              </w:tcPr>
            </w:tcPrChange>
          </w:tcPr>
          <w:p w14:paraId="6EACE77E" w14:textId="5A872761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59" w:author="Marta Rebelo Valente" w:date="2022-04-04T18:58:00Z">
              <w:r w:rsidRPr="00697027">
                <w:rPr>
                  <w:b/>
                </w:rPr>
                <w:t>4,772</w:t>
              </w:r>
            </w:ins>
          </w:p>
        </w:tc>
        <w:tc>
          <w:tcPr>
            <w:tcW w:w="1322" w:type="dxa"/>
            <w:tcPrChange w:id="360" w:author="Marta Rebelo Valente" w:date="2022-04-04T18:58:00Z">
              <w:tcPr>
                <w:tcW w:w="1322" w:type="dxa"/>
              </w:tcPr>
            </w:tcPrChange>
          </w:tcPr>
          <w:p w14:paraId="7A39B811" w14:textId="6E438BF4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61" w:author="Marta Rebelo Valente" w:date="2022-04-04T19:00:00Z">
              <w:r>
                <w:rPr>
                  <w:b/>
                </w:rPr>
                <w:t>0,242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62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13576894" w14:textId="4385B36F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63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64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365" w:author="Marta Rebelo Valente" w:date="2022-04-04T18:58:00Z">
              <w:tcPr>
                <w:tcW w:w="1323" w:type="dxa"/>
              </w:tcPr>
            </w:tcPrChange>
          </w:tcPr>
          <w:p w14:paraId="1B53A7BF" w14:textId="3B3F0D78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66" w:author="Marta Rebelo Valente" w:date="2022-04-04T19:01:00Z">
              <w:r>
                <w:rPr>
                  <w:b/>
                </w:rPr>
                <w:t>0,055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67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35703C7" w14:textId="0664FF7F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68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69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370" w:author="Marta Rebelo Valente" w:date="2022-04-04T18:58:00Z">
              <w:tcPr>
                <w:tcW w:w="1322" w:type="dxa"/>
              </w:tcPr>
            </w:tcPrChange>
          </w:tcPr>
          <w:p w14:paraId="6C38EEBD" w14:textId="5B2C4AB6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71" w:author="Marta Rebelo Valente" w:date="2022-04-04T19:02:00Z">
              <w:r>
                <w:rPr>
                  <w:b/>
                </w:rPr>
                <w:t>0,091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72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5F2BB5D4" w14:textId="741BA9F6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73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74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10182827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75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76" w:author="Marta Rebelo Valente" w:date="2022-04-04T18:58:00Z">
              <w:tcPr>
                <w:tcW w:w="1322" w:type="dxa"/>
              </w:tcPr>
            </w:tcPrChange>
          </w:tcPr>
          <w:p w14:paraId="26893B0A" w14:textId="0DFE914D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77" w:author="Marta Rebelo Valente" w:date="2022-04-04T18:58:00Z">
              <w:r w:rsidRPr="00697027">
                <w:rPr>
                  <w:b/>
                </w:rPr>
                <w:t>4,513</w:t>
              </w:r>
            </w:ins>
          </w:p>
        </w:tc>
        <w:tc>
          <w:tcPr>
            <w:tcW w:w="1322" w:type="dxa"/>
            <w:tcPrChange w:id="378" w:author="Marta Rebelo Valente" w:date="2022-04-04T18:58:00Z">
              <w:tcPr>
                <w:tcW w:w="1322" w:type="dxa"/>
              </w:tcPr>
            </w:tcPrChange>
          </w:tcPr>
          <w:p w14:paraId="79AAA64D" w14:textId="28140319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79" w:author="Marta Rebelo Valente" w:date="2022-04-04T19:00:00Z">
              <w:r>
                <w:rPr>
                  <w:b/>
                </w:rPr>
                <w:t>0,212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80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2BAD69B" w14:textId="7B419119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81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82" w:author="Marta Rebelo Valente" w:date="2022-03-31T09:17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383" w:author="Marta Rebelo Valente" w:date="2022-04-04T18:58:00Z">
              <w:tcPr>
                <w:tcW w:w="1323" w:type="dxa"/>
              </w:tcPr>
            </w:tcPrChange>
          </w:tcPr>
          <w:p w14:paraId="74C7AAE2" w14:textId="2B412FDF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84" w:author="Marta Rebelo Valente" w:date="2022-04-04T19:01:00Z">
              <w:r>
                <w:rPr>
                  <w:b/>
                </w:rPr>
                <w:t>0,059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85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AF3913F" w14:textId="6BAA64E7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86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387" w:author="Marta Rebelo Valente" w:date="2022-03-31T09:18:00Z">
              <w:r>
                <w:rPr>
                  <w:rFonts w:cs="Times"/>
                  <w:b/>
                  <w:highlight w:val="lightGray"/>
                </w:rPr>
                <w:t>±</w:t>
              </w:r>
              <w:r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388" w:author="Marta Rebelo Valente" w:date="2022-04-04T18:58:00Z">
              <w:tcPr>
                <w:tcW w:w="1322" w:type="dxa"/>
              </w:tcPr>
            </w:tcPrChange>
          </w:tcPr>
          <w:p w14:paraId="5D17DC27" w14:textId="5F4D6492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89" w:author="Marta Rebelo Valente" w:date="2022-04-04T19:02:00Z">
              <w:r>
                <w:rPr>
                  <w:b/>
                </w:rPr>
                <w:t>0,085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390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77659BD5" w14:textId="645425CC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91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392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  <w:tr w:rsidR="00081753" w:rsidRPr="008803B3" w14:paraId="3DD15D0A" w14:textId="77777777" w:rsidTr="00343A47">
        <w:tblPrEx>
          <w:tblW w:w="9256" w:type="dxa"/>
          <w:tblInd w:w="18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000" w:firstRow="0" w:lastRow="0" w:firstColumn="0" w:lastColumn="0" w:noHBand="0" w:noVBand="0"/>
          <w:tblPrExChange w:id="393" w:author="Marta Rebelo Valente" w:date="2022-04-04T18:58:00Z">
            <w:tblPrEx>
              <w:tblW w:w="9256" w:type="dxa"/>
              <w:tblInd w:w="1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Ex>
          </w:tblPrExChange>
        </w:tblPrEx>
        <w:tc>
          <w:tcPr>
            <w:tcW w:w="1322" w:type="dxa"/>
            <w:vAlign w:val="bottom"/>
            <w:tcPrChange w:id="394" w:author="Marta Rebelo Valente" w:date="2022-04-04T18:58:00Z">
              <w:tcPr>
                <w:tcW w:w="1322" w:type="dxa"/>
              </w:tcPr>
            </w:tcPrChange>
          </w:tcPr>
          <w:p w14:paraId="09C917B2" w14:textId="7A190160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95" w:author="Marta Rebelo Valente" w:date="2022-04-04T18:58:00Z">
              <w:r w:rsidRPr="00697027">
                <w:rPr>
                  <w:b/>
                </w:rPr>
                <w:t>4,192</w:t>
              </w:r>
            </w:ins>
          </w:p>
        </w:tc>
        <w:tc>
          <w:tcPr>
            <w:tcW w:w="1322" w:type="dxa"/>
            <w:tcPrChange w:id="396" w:author="Marta Rebelo Valente" w:date="2022-04-04T18:58:00Z">
              <w:tcPr>
                <w:tcW w:w="1322" w:type="dxa"/>
              </w:tcPr>
            </w:tcPrChange>
          </w:tcPr>
          <w:p w14:paraId="029EABA2" w14:textId="471AA88C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397" w:author="Marta Rebelo Valente" w:date="2022-04-04T19:00:00Z">
              <w:r>
                <w:rPr>
                  <w:b/>
                </w:rPr>
                <w:t>0,182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398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1C2B2086" w14:textId="1D685BE1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399" w:author="Marta Rebelo Valente" w:date="2022-03-31T09:17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400" w:author="Marta Rebelo Valente" w:date="2022-03-31T09:17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3" w:type="dxa"/>
            <w:tcPrChange w:id="401" w:author="Marta Rebelo Valente" w:date="2022-04-04T18:58:00Z">
              <w:tcPr>
                <w:tcW w:w="1323" w:type="dxa"/>
              </w:tcPr>
            </w:tcPrChange>
          </w:tcPr>
          <w:p w14:paraId="3D8B70C6" w14:textId="7C7A22DD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402" w:author="Marta Rebelo Valente" w:date="2022-04-04T19:01:00Z">
              <w:r>
                <w:rPr>
                  <w:b/>
                </w:rPr>
                <w:t>0,065</w:t>
              </w:r>
            </w:ins>
          </w:p>
        </w:tc>
        <w:tc>
          <w:tcPr>
            <w:tcW w:w="1322" w:type="dxa"/>
            <w:tcBorders>
              <w:tl2br w:val="nil"/>
              <w:tr2bl w:val="nil"/>
            </w:tcBorders>
            <w:shd w:val="clear" w:color="auto" w:fill="A6A6A6"/>
            <w:tcPrChange w:id="403" w:author="Marta Rebelo Valente" w:date="2022-04-04T18:58:00Z">
              <w:tcPr>
                <w:tcW w:w="1322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29724056" w14:textId="02EDF3D9" w:rsidR="00081753" w:rsidRPr="008803B3" w:rsidRDefault="00081753" w:rsidP="00081753">
            <w:pPr>
              <w:pStyle w:val="Corpodetexto"/>
              <w:spacing w:line="360" w:lineRule="auto"/>
              <w:rPr>
                <w:b/>
              </w:rPr>
              <w:pPrChange w:id="404" w:author="Marta Rebelo Valente" w:date="2022-03-31T09:18:00Z">
                <w:pPr>
                  <w:pStyle w:val="Corpodetexto"/>
                  <w:spacing w:line="360" w:lineRule="auto"/>
                  <w:ind w:left="360"/>
                </w:pPr>
              </w:pPrChange>
            </w:pPr>
            <w:ins w:id="405" w:author="Marta Rebelo Valente" w:date="2022-03-31T09:18:00Z">
              <w:r w:rsidRPr="00711193">
                <w:rPr>
                  <w:rFonts w:cs="Times"/>
                  <w:b/>
                  <w:highlight w:val="lightGray"/>
                </w:rPr>
                <w:t>±</w:t>
              </w:r>
              <w:r w:rsidRPr="00711193">
                <w:rPr>
                  <w:b/>
                  <w:highlight w:val="lightGray"/>
                </w:rPr>
                <w:t>0,0005</w:t>
              </w:r>
            </w:ins>
          </w:p>
        </w:tc>
        <w:tc>
          <w:tcPr>
            <w:tcW w:w="1322" w:type="dxa"/>
            <w:tcPrChange w:id="406" w:author="Marta Rebelo Valente" w:date="2022-04-04T18:58:00Z">
              <w:tcPr>
                <w:tcW w:w="1322" w:type="dxa"/>
              </w:tcPr>
            </w:tcPrChange>
          </w:tcPr>
          <w:p w14:paraId="1F1AE601" w14:textId="4C3860D8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407" w:author="Marta Rebelo Valente" w:date="2022-04-04T19:02:00Z">
              <w:r>
                <w:rPr>
                  <w:b/>
                </w:rPr>
                <w:t>0,077</w:t>
              </w:r>
            </w:ins>
          </w:p>
        </w:tc>
        <w:tc>
          <w:tcPr>
            <w:tcW w:w="1323" w:type="dxa"/>
            <w:tcBorders>
              <w:tl2br w:val="nil"/>
              <w:tr2bl w:val="nil"/>
            </w:tcBorders>
            <w:shd w:val="clear" w:color="auto" w:fill="A6A6A6"/>
            <w:tcPrChange w:id="408" w:author="Marta Rebelo Valente" w:date="2022-04-04T18:58:00Z">
              <w:tcPr>
                <w:tcW w:w="1323" w:type="dxa"/>
                <w:tcBorders>
                  <w:tl2br w:val="nil"/>
                  <w:tr2bl w:val="nil"/>
                </w:tcBorders>
                <w:shd w:val="clear" w:color="auto" w:fill="A6A6A6"/>
              </w:tcPr>
            </w:tcPrChange>
          </w:tcPr>
          <w:p w14:paraId="65F68822" w14:textId="0B3ADE73" w:rsidR="00081753" w:rsidRPr="008803B3" w:rsidRDefault="00081753" w:rsidP="00081753">
            <w:pPr>
              <w:pStyle w:val="Corpodetexto"/>
              <w:spacing w:line="360" w:lineRule="auto"/>
              <w:ind w:left="360"/>
              <w:rPr>
                <w:b/>
              </w:rPr>
            </w:pPr>
            <w:ins w:id="409" w:author="Marta Rebelo Valente" w:date="2022-04-07T09:37:00Z">
              <w:r>
                <w:rPr>
                  <w:rFonts w:cs="Times"/>
                  <w:b/>
                  <w:highlight w:val="lightGray"/>
                </w:rPr>
                <w:t>±</w:t>
              </w:r>
            </w:ins>
            <w:ins w:id="410" w:author="Marta Rebelo Valente" w:date="2022-04-07T09:36:00Z">
              <w:r w:rsidRPr="00BA3C44">
                <w:rPr>
                  <w:b/>
                </w:rPr>
                <w:t>0,001</w:t>
              </w:r>
            </w:ins>
          </w:p>
        </w:tc>
      </w:tr>
    </w:tbl>
    <w:p w14:paraId="23EB168F" w14:textId="77777777" w:rsidR="008803B3" w:rsidRDefault="008803B3" w:rsidP="008803B3">
      <w:pPr>
        <w:pStyle w:val="Corpodetexto"/>
        <w:spacing w:line="360" w:lineRule="auto"/>
        <w:ind w:left="360"/>
      </w:pPr>
    </w:p>
    <w:p w14:paraId="0CCD4232" w14:textId="77777777" w:rsidR="008803B3" w:rsidRPr="001B2D80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 xml:space="preserve">os parâmetros de ajuste </w:t>
      </w:r>
      <w:r>
        <w:t xml:space="preserve">da </w:t>
      </w:r>
      <w:r w:rsidRPr="001B2D80">
        <w:t xml:space="preserve">função </w:t>
      </w:r>
      <w:r w:rsidRPr="00FF68EA">
        <w:rPr>
          <w:position w:val="-4"/>
        </w:rPr>
        <w:object w:dxaOrig="1080" w:dyaOrig="320" w14:anchorId="44F04CFA">
          <v:shape id="_x0000_i1078" type="#_x0000_t75" style="width:54pt;height:16.25pt" o:ole="">
            <v:imagedata r:id="rId118" o:title=""/>
          </v:shape>
          <o:OLEObject Type="Embed" ProgID="Equation.3" ShapeID="_x0000_i1078" DrawAspect="Content" ObjectID="_1710835456" r:id="rId121"/>
        </w:object>
      </w:r>
      <w:r w:rsidRPr="001B2D80">
        <w:t xml:space="preserve"> aos pon</w:t>
      </w:r>
      <w:r>
        <w:t>tos experimentais, usando uma folha Excel.</w:t>
      </w:r>
    </w:p>
    <w:p w14:paraId="39712E43" w14:textId="7286A91D" w:rsidR="008803B3" w:rsidRPr="005C16B9" w:rsidRDefault="008803B3" w:rsidP="008803B3">
      <w:pPr>
        <w:pStyle w:val="Corpodetexto"/>
        <w:spacing w:line="360" w:lineRule="auto"/>
        <w:ind w:firstLine="720"/>
        <w:rPr>
          <w:vertAlign w:val="superscript"/>
          <w:rPrChange w:id="411" w:author="Marta Rebelo Valente" w:date="2022-03-31T09:29:00Z">
            <w:rPr/>
          </w:rPrChange>
        </w:rPr>
      </w:pPr>
      <w:r w:rsidRPr="001B2D80">
        <w:rPr>
          <w:i/>
        </w:rPr>
        <w:t xml:space="preserve">A </w:t>
      </w:r>
      <w:r w:rsidRPr="001B2D80">
        <w:t>= _________</w:t>
      </w:r>
      <w:ins w:id="412" w:author="Marta Rebelo Valente" w:date="2022-04-04T19:09:00Z">
        <w:r w:rsidR="006369A8">
          <w:t>0,0129</w:t>
        </w:r>
      </w:ins>
      <w:r w:rsidRPr="001B2D80">
        <w:t>__________ ; B = _________</w:t>
      </w:r>
      <w:ins w:id="413" w:author="Marta Rebelo Valente" w:date="2022-04-04T19:10:00Z">
        <w:r w:rsidR="006369A8">
          <w:t>1,2564</w:t>
        </w:r>
      </w:ins>
      <w:ins w:id="414" w:author="Marta Rebelo Valente" w:date="2022-04-07T10:19:00Z">
        <w:r w:rsidR="00FE7490">
          <w:t xml:space="preserve"> </w:t>
        </w:r>
      </w:ins>
      <w:ins w:id="415" w:author="Marta Rebelo Valente" w:date="2022-04-07T10:18:00Z">
        <w:r w:rsidR="00FE7490">
          <w:t xml:space="preserve"> </w:t>
        </w:r>
      </w:ins>
      <w:ins w:id="416" w:author="Marta Rebelo Valente" w:date="2022-04-07T10:19:00Z">
        <w:r w:rsidR="00FE7490">
          <w:rPr>
            <w:rFonts w:cs="Times"/>
          </w:rPr>
          <w:t>≈</w:t>
        </w:r>
        <w:r w:rsidR="00FE7490">
          <w:t xml:space="preserve"> 1</w:t>
        </w:r>
      </w:ins>
      <w:r w:rsidRPr="001B2D80">
        <w:t>_____________</w:t>
      </w:r>
    </w:p>
    <w:p w14:paraId="46089FB9" w14:textId="0153ED26" w:rsidR="00390F68" w:rsidRPr="008803B3" w:rsidRDefault="00091DC9" w:rsidP="00390F68">
      <w:pPr>
        <w:pStyle w:val="Corpodetexto"/>
        <w:ind w:left="360"/>
        <w:rPr>
          <w:sz w:val="20"/>
        </w:rPr>
      </w:pPr>
      <w:r w:rsidRPr="008803B3">
        <w:rPr>
          <w:sz w:val="20"/>
        </w:rPr>
        <w:t>I</w:t>
      </w:r>
      <w:r>
        <w:rPr>
          <w:sz w:val="20"/>
        </w:rPr>
        <w:t>nclua no Excel</w:t>
      </w:r>
      <w:r w:rsidRPr="008803B3">
        <w:rPr>
          <w:sz w:val="20"/>
        </w:rPr>
        <w:t xml:space="preserve"> </w:t>
      </w:r>
      <w:r w:rsidR="00390F68" w:rsidRPr="008803B3">
        <w:rPr>
          <w:sz w:val="20"/>
        </w:rPr>
        <w:t xml:space="preserve">os gráfico (com indicação das unidades, da fórmula de ajuste e do coeficiente de correlação), e junte-os ao relatório. </w:t>
      </w:r>
    </w:p>
    <w:p w14:paraId="53E45ED0" w14:textId="77777777" w:rsidR="008803B3" w:rsidRPr="006E4AB6" w:rsidRDefault="008803B3" w:rsidP="008803B3">
      <w:pPr>
        <w:pStyle w:val="Corpodetexto"/>
        <w:spacing w:line="360" w:lineRule="auto"/>
        <w:ind w:firstLine="720"/>
        <w:rPr>
          <w:sz w:val="16"/>
        </w:rPr>
      </w:pPr>
    </w:p>
    <w:p w14:paraId="7B162CE6" w14:textId="77777777" w:rsidR="008803B3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>Determinação</w:t>
      </w:r>
      <w:r w:rsidRPr="001B2D80">
        <w:t xml:space="preserve"> </w:t>
      </w:r>
      <w:r>
        <w:t>d</w:t>
      </w:r>
      <w:r w:rsidRPr="001B2D80">
        <w:t>o moment</w:t>
      </w:r>
      <w:r>
        <w:t>o de inércia da roda de Maxwell</w:t>
      </w:r>
    </w:p>
    <w:p w14:paraId="1CC55D81" w14:textId="153805D1" w:rsidR="008803B3" w:rsidRDefault="008803B3" w:rsidP="008803B3">
      <w:pPr>
        <w:pStyle w:val="Corpodetexto"/>
        <w:spacing w:line="360" w:lineRule="auto"/>
        <w:ind w:left="360"/>
      </w:pPr>
      <w:r w:rsidRPr="001B2D80">
        <w:rPr>
          <w:position w:val="-10"/>
        </w:rPr>
        <w:object w:dxaOrig="480" w:dyaOrig="340" w14:anchorId="51C5F773">
          <v:shape id="_x0000_i1079" type="#_x0000_t75" style="width:23.7pt;height:17.1pt" o:ole="">
            <v:imagedata r:id="rId122" o:title=""/>
          </v:shape>
          <o:OLEObject Type="Embed" ProgID="Equation.3" ShapeID="_x0000_i1079" DrawAspect="Content" ObjectID="_1710835457" r:id="rId123"/>
        </w:object>
      </w:r>
      <w:r w:rsidRPr="001B2D80">
        <w:t>________</w:t>
      </w:r>
      <w:ins w:id="417" w:author="Marta Rebelo Valente" w:date="2022-04-07T10:19:00Z">
        <w:r w:rsidR="00FE7490">
          <w:t>2,</w:t>
        </w:r>
      </w:ins>
      <w:ins w:id="418" w:author="Marta Rebelo Valente" w:date="2022-04-07T10:20:00Z">
        <w:r w:rsidR="00FE7490">
          <w:t>47</w:t>
        </w:r>
      </w:ins>
      <w:ins w:id="419" w:author="Marta Rebelo Valente" w:date="2022-04-07T08:20:00Z">
        <w:r w:rsidR="00E728B9">
          <w:t>*10</w:t>
        </w:r>
      </w:ins>
      <w:ins w:id="420" w:author="Marta Rebelo Valente" w:date="2022-04-07T08:21:00Z">
        <w:r w:rsidR="00E728B9">
          <w:rPr>
            <w:vertAlign w:val="superscript"/>
          </w:rPr>
          <w:t>-3</w:t>
        </w:r>
      </w:ins>
      <w:r w:rsidRPr="001B2D80">
        <w:t>_</w:t>
      </w:r>
      <w:ins w:id="421" w:author="Marta Rebelo Valente" w:date="2022-04-07T08:21:00Z">
        <w:r w:rsidR="00E728B9">
          <w:t>kg/m</w:t>
        </w:r>
        <w:r w:rsidR="00E728B9">
          <w:rPr>
            <w:vertAlign w:val="superscript"/>
          </w:rPr>
          <w:t>2</w:t>
        </w:r>
      </w:ins>
      <w:r w:rsidRPr="001B2D80">
        <w:t xml:space="preserve">________________ </w:t>
      </w:r>
      <w:r>
        <w:t xml:space="preserve"> (equação utilizada __</w:t>
      </w:r>
      <w:ins w:id="422" w:author="Marta Rebelo Valente" w:date="2022-04-04T19:10:00Z">
        <w:r w:rsidR="006369A8" w:rsidRPr="006369A8">
          <w:rPr>
            <w:rFonts w:ascii="Cambria Math" w:hAnsi="Cambria Math"/>
            <w:i/>
          </w:rPr>
          <w:t xml:space="preserve"> </w:t>
        </w:r>
      </w:ins>
      <m:oMath>
        <m:r>
          <w:ins w:id="423" w:author="Marta Rebelo Valente" w:date="2022-04-04T19:10:00Z">
            <w:rPr>
              <w:rFonts w:ascii="Cambria Math" w:hAnsi="Cambria Math"/>
            </w:rPr>
            <m:t>A=</m:t>
          </w:ins>
        </m:r>
        <m:f>
          <m:fPr>
            <m:ctrlPr>
              <w:ins w:id="424" w:author="Marta Rebelo Valente" w:date="2022-04-04T19:10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425" w:author="Marta Rebelo Valente" w:date="2022-04-04T19:10:00Z">
                <w:rPr>
                  <w:rFonts w:ascii="Cambria Math" w:hAnsi="Cambria Math"/>
                </w:rPr>
                <m:t>1</m:t>
              </w:ins>
            </m:r>
          </m:num>
          <m:den>
            <m:r>
              <w:ins w:id="426" w:author="Marta Rebelo Valente" w:date="2022-04-04T19:10:00Z">
                <w:rPr>
                  <w:rFonts w:ascii="Cambria Math" w:hAnsi="Cambria Math"/>
                </w:rPr>
                <m:t>B</m:t>
              </w:ins>
            </m:r>
          </m:den>
        </m:f>
        <m:r>
          <w:ins w:id="427" w:author="Marta Rebelo Valente" w:date="2022-04-04T19:10:00Z">
            <w:rPr>
              <w:rFonts w:ascii="Cambria Math" w:hAnsi="Cambria Math"/>
            </w:rPr>
            <m:t>.</m:t>
          </w:ins>
        </m:r>
        <m:f>
          <m:fPr>
            <m:ctrlPr>
              <w:ins w:id="428" w:author="Marta Rebelo Valente" w:date="2022-04-04T19:10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429" w:author="Marta Rebelo Valente" w:date="2022-04-04T19:10:00Z">
                <w:rPr>
                  <w:rFonts w:ascii="Cambria Math" w:hAnsi="Cambria Math"/>
                </w:rPr>
                <m:t>mg</m:t>
              </w:ins>
            </m:r>
          </m:num>
          <m:den>
            <m:r>
              <w:ins w:id="430" w:author="Marta Rebelo Valente" w:date="2022-04-04T19:10:00Z">
                <w:rPr>
                  <w:rFonts w:ascii="Cambria Math" w:hAnsi="Cambria Math"/>
                </w:rPr>
                <m:t xml:space="preserve">m+ </m:t>
              </w:ins>
            </m:r>
            <m:f>
              <m:fPr>
                <m:type m:val="skw"/>
                <m:ctrlPr>
                  <w:ins w:id="431" w:author="Marta Rebelo Valente" w:date="2022-04-04T19:10:00Z">
                    <w:rPr>
                      <w:rFonts w:ascii="Cambria Math" w:hAnsi="Cambria Math"/>
                      <w:i/>
                    </w:rPr>
                  </w:ins>
                </m:ctrlPr>
              </m:fPr>
              <m:num>
                <m:sSub>
                  <m:sSubPr>
                    <m:ctrlPr>
                      <w:ins w:id="432" w:author="Marta Rebelo Valente" w:date="2022-04-04T19:10:00Z">
                        <w:rPr>
                          <w:rFonts w:ascii="Cambria Math" w:hAnsi="Cambria Math"/>
                          <w:i/>
                        </w:rPr>
                      </w:ins>
                    </m:ctrlPr>
                  </m:sSubPr>
                  <m:e>
                    <m:r>
                      <w:ins w:id="433" w:author="Marta Rebelo Valente" w:date="2022-04-04T19:10:00Z">
                        <w:rPr>
                          <w:rFonts w:ascii="Cambria Math" w:hAnsi="Cambria Math"/>
                        </w:rPr>
                        <m:t>I</m:t>
                      </w:ins>
                    </m:r>
                  </m:e>
                  <m:sub>
                    <m:r>
                      <w:ins w:id="434" w:author="Marta Rebelo Valente" w:date="2022-04-04T19:10:00Z">
                        <w:rPr>
                          <w:rFonts w:ascii="Cambria Math" w:hAnsi="Cambria Math"/>
                        </w:rPr>
                        <m:t>z</m:t>
                      </w:ins>
                    </m:r>
                  </m:sub>
                </m:sSub>
              </m:num>
              <m:den>
                <m:sSup>
                  <m:sSupPr>
                    <m:ctrlPr>
                      <w:ins w:id="435" w:author="Marta Rebelo Valente" w:date="2022-04-07T10:16:00Z">
                        <w:rPr>
                          <w:rFonts w:ascii="Cambria Math" w:hAnsi="Cambria Math"/>
                          <w:i/>
                        </w:rPr>
                      </w:ins>
                    </m:ctrlPr>
                  </m:sSupPr>
                  <m:e>
                    <m:r>
                      <w:ins w:id="436" w:author="Marta Rebelo Valente" w:date="2022-04-07T10:16:00Z">
                        <w:rPr>
                          <w:rFonts w:ascii="Cambria Math" w:hAnsi="Cambria Math"/>
                        </w:rPr>
                        <m:t>r</m:t>
                      </w:ins>
                    </m:r>
                  </m:e>
                  <m:sup>
                    <m:r>
                      <w:ins w:id="437" w:author="Marta Rebelo Valente" w:date="2022-04-07T10:16:00Z">
                        <w:rPr>
                          <w:rFonts w:ascii="Cambria Math" w:hAnsi="Cambria Math"/>
                        </w:rPr>
                        <m:t>2</m:t>
                      </w:ins>
                    </m:r>
                  </m:sup>
                </m:sSup>
              </m:den>
            </m:f>
          </m:den>
        </m:f>
      </m:oMath>
      <w:r>
        <w:t>__ )</w:t>
      </w:r>
    </w:p>
    <w:p w14:paraId="5AA0F1B5" w14:textId="77777777" w:rsidR="008803B3" w:rsidRPr="006E4AB6" w:rsidRDefault="008803B3" w:rsidP="008803B3">
      <w:pPr>
        <w:pStyle w:val="Corpodetexto"/>
        <w:spacing w:line="360" w:lineRule="auto"/>
        <w:rPr>
          <w:sz w:val="16"/>
        </w:rPr>
      </w:pPr>
    </w:p>
    <w:p w14:paraId="6B659068" w14:textId="77777777" w:rsidR="008803B3" w:rsidRDefault="008803B3" w:rsidP="008803B3">
      <w:pPr>
        <w:pStyle w:val="Corpodetexto"/>
        <w:numPr>
          <w:ilvl w:val="1"/>
          <w:numId w:val="22"/>
        </w:numPr>
        <w:spacing w:line="360" w:lineRule="auto"/>
      </w:pPr>
      <w:r w:rsidRPr="0063595E">
        <w:t>Compare os valore</w:t>
      </w:r>
      <w:r>
        <w:t xml:space="preserve">s de </w:t>
      </w:r>
      <w:proofErr w:type="spellStart"/>
      <w:r w:rsidRPr="001A4BCF">
        <w:rPr>
          <w:i/>
        </w:rPr>
        <w:t>I</w:t>
      </w:r>
      <w:r w:rsidRPr="001A4BCF">
        <w:rPr>
          <w:i/>
          <w:vertAlign w:val="subscript"/>
        </w:rPr>
        <w:t>z</w:t>
      </w:r>
      <w:proofErr w:type="spellEnd"/>
      <w:r>
        <w:t xml:space="preserve"> obtidos em </w:t>
      </w:r>
      <w:r w:rsidR="003A7E40">
        <w:t>2</w:t>
      </w:r>
      <w:r>
        <w:t xml:space="preserve">.3 e </w:t>
      </w:r>
      <w:r w:rsidR="003A7E40">
        <w:t>3</w:t>
      </w:r>
      <w:r>
        <w:t>.3 (indique desvio percentual). Comente.</w:t>
      </w:r>
      <w:r w:rsidRPr="0063595E">
        <w:t xml:space="preserve"> </w:t>
      </w:r>
    </w:p>
    <w:p w14:paraId="3261D5F3" w14:textId="6B05437F" w:rsidR="008803B3" w:rsidDel="008B3FBA" w:rsidRDefault="002374AC" w:rsidP="008803B3">
      <w:pPr>
        <w:pStyle w:val="Corpodetexto"/>
        <w:spacing w:line="360" w:lineRule="auto"/>
        <w:ind w:left="360"/>
        <w:rPr>
          <w:del w:id="438" w:author="Marta Rebelo Valente" w:date="2022-04-07T08:31:00Z"/>
        </w:rPr>
      </w:pPr>
      <m:oMathPara>
        <m:oMath>
          <m:r>
            <w:ins w:id="439" w:author="Marta Rebelo Valente" w:date="2022-04-07T10:29:00Z">
              <w:rPr>
                <w:rFonts w:ascii="Cambria Math" w:hAnsi="Cambria Math"/>
              </w:rPr>
              <m:t>Desvio Padrão</m:t>
            </w:ins>
          </m:r>
          <m:d>
            <m:dPr>
              <m:ctrlPr>
                <w:ins w:id="440" w:author="Marta Rebelo Valente" w:date="2022-04-04T19:11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ins w:id="441" w:author="Marta Rebelo Valente" w:date="2022-04-04T19:11:00Z">
                  <w:rPr>
                    <w:rFonts w:ascii="Cambria Math" w:hAnsi="Cambria Math"/>
                  </w:rPr>
                  <m:t>%</m:t>
                </w:ins>
              </m:r>
            </m:e>
          </m:d>
          <m:r>
            <w:ins w:id="442" w:author="Marta Rebelo Valente" w:date="2022-04-04T19:11:00Z">
              <w:rPr>
                <w:rFonts w:ascii="Cambria Math" w:hAnsi="Cambria Math"/>
              </w:rPr>
              <m:t>=</m:t>
            </w:ins>
          </m:r>
          <m:f>
            <m:fPr>
              <m:ctrlPr>
                <w:ins w:id="443" w:author="Marta Rebelo Valente" w:date="2022-04-04T19:11:00Z">
                  <w:rPr>
                    <w:rFonts w:ascii="Cambria Math" w:hAnsi="Cambria Math"/>
                    <w:i/>
                  </w:rPr>
                </w:ins>
              </m:ctrlPr>
            </m:fPr>
            <m:num>
              <m:r>
                <w:ins w:id="444" w:author="Marta Rebelo Valente" w:date="2022-04-07T10:29:00Z">
                  <w:rPr>
                    <w:rFonts w:ascii="Cambria Math" w:hAnsi="Cambria Math"/>
                  </w:rPr>
                  <m:t>∑</m:t>
                </w:ins>
              </m:r>
              <m:sSub>
                <m:sSubPr>
                  <m:ctrlPr>
                    <w:ins w:id="445" w:author="Marta Rebelo Valente" w:date="2022-04-07T10:29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446" w:author="Marta Rebelo Valente" w:date="2022-04-07T10:29:00Z">
                      <w:rPr>
                        <w:rFonts w:ascii="Cambria Math" w:hAnsi="Cambria Math"/>
                      </w:rPr>
                      <m:t>X</m:t>
                    </w:ins>
                  </m:r>
                </m:e>
                <m:sub>
                  <m:r>
                    <w:ins w:id="447" w:author="Marta Rebelo Valente" w:date="2022-04-07T10:29:00Z">
                      <w:rPr>
                        <w:rFonts w:ascii="Cambria Math" w:hAnsi="Cambria Math"/>
                      </w:rPr>
                      <m:t>i</m:t>
                    </w:ins>
                  </m:r>
                </m:sub>
              </m:sSub>
            </m:num>
            <m:den>
              <m:r>
                <w:ins w:id="448" w:author="Marta Rebelo Valente" w:date="2022-04-07T10:23:00Z">
                  <w:rPr>
                    <w:rFonts w:ascii="Cambria Math" w:hAnsi="Cambria Math"/>
                  </w:rPr>
                  <m:t>N</m:t>
                </w:ins>
              </m:r>
            </m:den>
          </m:f>
          <m:r>
            <w:ins w:id="449" w:author="Marta Rebelo Valente" w:date="2022-04-04T19:12:00Z">
              <w:rPr>
                <w:rFonts w:ascii="Cambria Math" w:hAnsi="Cambria Math"/>
              </w:rPr>
              <m:t>x 100</m:t>
            </w:ins>
          </m:r>
        </m:oMath>
      </m:oMathPara>
    </w:p>
    <w:p w14:paraId="6E59A1F8" w14:textId="77777777" w:rsidR="008803B3" w:rsidDel="008B3FBA" w:rsidRDefault="008803B3" w:rsidP="008B3FBA">
      <w:pPr>
        <w:pStyle w:val="Corpodetexto"/>
        <w:spacing w:line="360" w:lineRule="auto"/>
        <w:ind w:left="360"/>
        <w:rPr>
          <w:del w:id="450" w:author="Marta Rebelo Valente" w:date="2022-04-07T08:31:00Z"/>
        </w:rPr>
      </w:pPr>
    </w:p>
    <w:p w14:paraId="7FA78700" w14:textId="02497476" w:rsidR="008803B3" w:rsidDel="008B3FBA" w:rsidRDefault="008803B3" w:rsidP="008803B3">
      <w:pPr>
        <w:pStyle w:val="Corpodetexto"/>
        <w:spacing w:line="360" w:lineRule="auto"/>
        <w:ind w:left="360"/>
        <w:rPr>
          <w:del w:id="451" w:author="Marta Rebelo Valente" w:date="2022-04-07T08:31:00Z"/>
        </w:rPr>
      </w:pPr>
    </w:p>
    <w:p w14:paraId="074F6B79" w14:textId="3D132701" w:rsidR="008B3FBA" w:rsidRDefault="002374AC" w:rsidP="008B3FBA">
      <w:pPr>
        <w:pStyle w:val="Corpodetexto"/>
        <w:spacing w:line="360" w:lineRule="auto"/>
        <w:ind w:left="360"/>
        <w:rPr>
          <w:ins w:id="452" w:author="Marta Rebelo Valente" w:date="2022-04-07T08:31:00Z"/>
        </w:rPr>
      </w:pPr>
      <m:oMathPara>
        <m:oMath>
          <m:r>
            <w:ins w:id="453" w:author="Marta Rebelo Valente" w:date="2022-04-07T10:29:00Z">
              <w:rPr>
                <w:rFonts w:ascii="Cambria Math" w:hAnsi="Cambria Math"/>
              </w:rPr>
              <m:t>Desvio Padrão</m:t>
            </w:ins>
          </m:r>
          <m:d>
            <m:dPr>
              <m:ctrlPr>
                <w:ins w:id="454" w:author="Marta Rebelo Valente" w:date="2022-04-07T08:31:00Z">
                  <w:rPr>
                    <w:rFonts w:ascii="Cambria Math" w:hAnsi="Cambria Math"/>
                    <w:i/>
                  </w:rPr>
                </w:ins>
              </m:ctrlPr>
            </m:dPr>
            <m:e>
              <m:r>
                <w:ins w:id="455" w:author="Marta Rebelo Valente" w:date="2022-04-07T08:31:00Z">
                  <w:rPr>
                    <w:rFonts w:ascii="Cambria Math" w:hAnsi="Cambria Math"/>
                  </w:rPr>
                  <m:t>%</m:t>
                </w:ins>
              </m:r>
            </m:e>
          </m:d>
          <m:r>
            <w:ins w:id="456" w:author="Marta Rebelo Valente" w:date="2022-04-07T08:31:00Z">
              <w:rPr>
                <w:rFonts w:ascii="Cambria Math" w:hAnsi="Cambria Math"/>
              </w:rPr>
              <m:t>=</m:t>
            </w:ins>
          </m:r>
          <m:f>
            <m:fPr>
              <m:ctrlPr>
                <w:ins w:id="457" w:author="Marta Rebelo Valente" w:date="2022-04-07T08:31:00Z">
                  <w:rPr>
                    <w:rFonts w:ascii="Cambria Math" w:hAnsi="Cambria Math"/>
                    <w:i/>
                  </w:rPr>
                </w:ins>
              </m:ctrlPr>
            </m:fPr>
            <m:num>
              <m:r>
                <w:ins w:id="458" w:author="Marta Rebelo Valente" w:date="2022-04-07T10:30:00Z">
                  <m:rPr>
                    <m:sty m:val="p"/>
                  </m:rPr>
                  <w:rPr>
                    <w:rFonts w:ascii="Cambria Math" w:hAnsi="Cambria Math"/>
                  </w:rPr>
                  <m:t>0,00304</m:t>
                </w:ins>
              </m:r>
              <m:r>
                <w:ins w:id="459" w:author="Marta Rebelo Valente" w:date="2022-04-07T10:30:00Z">
                  <w:rPr>
                    <w:rFonts w:ascii="Cambria Math" w:hAnsi="Cambria Math"/>
                  </w:rPr>
                  <m:t>+0,00</m:t>
                </w:ins>
              </m:r>
              <m:r>
                <w:ins w:id="460" w:author="Marta Rebelo Valente" w:date="2022-04-07T10:30:00Z">
                  <m:rPr>
                    <m:sty m:val="p"/>
                  </m:rPr>
                  <w:rPr>
                    <w:rFonts w:ascii="Cambria Math" w:hAnsi="Cambria Math"/>
                  </w:rPr>
                  <m:t>247</m:t>
                </w:ins>
              </m:r>
            </m:num>
            <m:den>
              <m:r>
                <w:ins w:id="461" w:author="Marta Rebelo Valente" w:date="2022-04-07T10:30:00Z">
                  <m:rPr>
                    <m:sty m:val="p"/>
                  </m:rPr>
                  <w:rPr>
                    <w:rFonts w:ascii="Cambria Math" w:hAnsi="Cambria Math"/>
                  </w:rPr>
                  <m:t>2</m:t>
                </w:ins>
              </m:r>
            </m:den>
          </m:f>
          <m:r>
            <w:ins w:id="462" w:author="Marta Rebelo Valente" w:date="2022-04-07T08:31:00Z">
              <w:rPr>
                <w:rFonts w:ascii="Cambria Math" w:hAnsi="Cambria Math"/>
              </w:rPr>
              <m:t>x 100</m:t>
            </w:ins>
          </m:r>
          <m:r>
            <w:ins w:id="463" w:author="Marta Rebelo Valente" w:date="2022-04-07T08:32:00Z">
              <w:rPr>
                <w:rFonts w:ascii="Cambria Math" w:hAnsi="Cambria Math"/>
              </w:rPr>
              <m:t>=</m:t>
            </w:ins>
          </m:r>
          <m:r>
            <w:ins w:id="464" w:author="Marta Rebelo Valente" w:date="2022-04-07T10:30:00Z">
              <w:rPr>
                <w:rFonts w:ascii="Cambria Math" w:hAnsi="Cambria Math"/>
              </w:rPr>
              <m:t>0,28</m:t>
            </w:ins>
          </m:r>
          <m:r>
            <w:ins w:id="465" w:author="Marta Rebelo Valente" w:date="2022-04-07T08:32:00Z">
              <w:rPr>
                <w:rFonts w:ascii="Cambria Math" w:hAnsi="Cambria Math"/>
              </w:rPr>
              <m:t>%</m:t>
            </w:ins>
          </m:r>
        </m:oMath>
      </m:oMathPara>
    </w:p>
    <w:p w14:paraId="1D32104E" w14:textId="77777777" w:rsidR="00FE7490" w:rsidRDefault="0081199D" w:rsidP="00C01871">
      <w:pPr>
        <w:pStyle w:val="Corpodetexto"/>
        <w:spacing w:line="360" w:lineRule="auto"/>
        <w:ind w:firstLine="360"/>
        <w:rPr>
          <w:ins w:id="466" w:author="Marta Rebelo Valente" w:date="2022-04-07T10:17:00Z"/>
        </w:rPr>
        <w:pPrChange w:id="467" w:author="Marta Rebelo Valente" w:date="2022-04-07T10:21:00Z">
          <w:pPr>
            <w:pStyle w:val="Corpodetexto"/>
            <w:spacing w:line="360" w:lineRule="auto"/>
            <w:ind w:left="360"/>
          </w:pPr>
        </w:pPrChange>
      </w:pPr>
      <w:ins w:id="468" w:author="Marta Rebelo Valente" w:date="2022-04-07T10:14:00Z">
        <w:r>
          <w:lastRenderedPageBreak/>
          <w:t>Com isto</w:t>
        </w:r>
      </w:ins>
      <w:ins w:id="469" w:author="Marta Rebelo Valente" w:date="2022-04-07T10:15:00Z">
        <w:r w:rsidR="00AB631B">
          <w:t xml:space="preserve">, conseguimos concluir que </w:t>
        </w:r>
      </w:ins>
      <w:ins w:id="470" w:author="Marta Rebelo Valente" w:date="2022-04-07T10:16:00Z">
        <w:r w:rsidR="00AB631B">
          <w:t>cometemos</w:t>
        </w:r>
      </w:ins>
      <w:ins w:id="471" w:author="Marta Rebelo Valente" w:date="2022-04-07T10:15:00Z">
        <w:r w:rsidR="00AB631B">
          <w:t xml:space="preserve"> alguns erros </w:t>
        </w:r>
      </w:ins>
      <w:ins w:id="472" w:author="Marta Rebelo Valente" w:date="2022-04-07T10:16:00Z">
        <w:r w:rsidR="00AB631B">
          <w:t xml:space="preserve">nas medições ao longo do projeto. </w:t>
        </w:r>
      </w:ins>
    </w:p>
    <w:p w14:paraId="45E60B20" w14:textId="5FA81272" w:rsidR="00FE7490" w:rsidRPr="001B2D80" w:rsidRDefault="00FE7490" w:rsidP="00FE7490">
      <w:pPr>
        <w:pStyle w:val="Corpodetexto"/>
        <w:spacing w:line="360" w:lineRule="auto"/>
        <w:ind w:firstLine="360"/>
        <w:rPr>
          <w:ins w:id="473" w:author="Marta Rebelo Valente" w:date="2022-04-07T10:17:00Z"/>
        </w:rPr>
      </w:pPr>
      <w:ins w:id="474" w:author="Marta Rebelo Valente" w:date="2022-04-07T10:17:00Z">
        <w:r>
          <w:t>Consequentemente, d</w:t>
        </w:r>
      </w:ins>
      <w:ins w:id="475" w:author="Marta Rebelo Valente" w:date="2022-04-07T10:16:00Z">
        <w:r w:rsidR="00AB631B">
          <w:t>a mesma forma que</w:t>
        </w:r>
      </w:ins>
      <w:ins w:id="476" w:author="Marta Rebelo Valente" w:date="2022-04-07T10:17:00Z">
        <w:r>
          <w:t xml:space="preserve"> enunciámos</w:t>
        </w:r>
      </w:ins>
      <w:ins w:id="477" w:author="Marta Rebelo Valente" w:date="2022-04-07T10:16:00Z">
        <w:r w:rsidR="00AB631B">
          <w:t xml:space="preserve"> </w:t>
        </w:r>
      </w:ins>
      <w:ins w:id="478" w:author="Marta Rebelo Valente" w:date="2022-04-07T10:17:00Z">
        <w:r>
          <w:t>numa pergunta anterior, esses erros</w:t>
        </w:r>
        <w:r>
          <w:rPr>
            <w:rFonts w:cs="Times"/>
            <w:color w:val="222222"/>
            <w:shd w:val="clear" w:color="auto" w:fill="FFFFFF"/>
          </w:rPr>
          <w:t xml:space="preserve"> </w:t>
        </w:r>
        <w:r>
          <w:rPr>
            <w:rFonts w:cs="Times"/>
            <w:color w:val="222222"/>
            <w:shd w:val="clear" w:color="auto" w:fill="FFFFFF"/>
          </w:rPr>
          <w:t xml:space="preserve">pode </w:t>
        </w:r>
      </w:ins>
      <w:ins w:id="479" w:author="Marta Rebelo Valente" w:date="2022-04-07T10:18:00Z">
        <w:r>
          <w:rPr>
            <w:rFonts w:cs="Times"/>
            <w:color w:val="222222"/>
            <w:shd w:val="clear" w:color="auto" w:fill="FFFFFF"/>
          </w:rPr>
          <w:t>ter origem</w:t>
        </w:r>
      </w:ins>
      <w:ins w:id="480" w:author="Marta Rebelo Valente" w:date="2022-04-07T10:17:00Z">
        <w:r>
          <w:rPr>
            <w:rFonts w:cs="Times"/>
            <w:color w:val="222222"/>
            <w:shd w:val="clear" w:color="auto" w:fill="FFFFFF"/>
          </w:rPr>
          <w:t xml:space="preserve"> </w:t>
        </w:r>
      </w:ins>
      <w:ins w:id="481" w:author="Marta Rebelo Valente" w:date="2022-04-07T10:18:00Z">
        <w:r>
          <w:rPr>
            <w:rFonts w:cs="Times"/>
            <w:color w:val="222222"/>
            <w:shd w:val="clear" w:color="auto" w:fill="FFFFFF"/>
          </w:rPr>
          <w:t>nas</w:t>
        </w:r>
      </w:ins>
      <w:ins w:id="482" w:author="Marta Rebelo Valente" w:date="2022-04-07T10:17:00Z">
        <w:r>
          <w:rPr>
            <w:rFonts w:cs="Times"/>
            <w:color w:val="222222"/>
            <w:shd w:val="clear" w:color="auto" w:fill="FFFFFF"/>
          </w:rPr>
          <w:t xml:space="preserve"> impreci</w:t>
        </w:r>
      </w:ins>
      <w:ins w:id="483" w:author="Marta Rebelo Valente" w:date="2022-04-07T10:18:00Z">
        <w:r>
          <w:rPr>
            <w:rFonts w:cs="Times"/>
            <w:color w:val="222222"/>
            <w:shd w:val="clear" w:color="auto" w:fill="FFFFFF"/>
          </w:rPr>
          <w:t>sões</w:t>
        </w:r>
      </w:ins>
      <w:ins w:id="484" w:author="Marta Rebelo Valente" w:date="2022-04-07T10:17:00Z">
        <w:r>
          <w:rPr>
            <w:rFonts w:cs="Times"/>
            <w:color w:val="222222"/>
            <w:shd w:val="clear" w:color="auto" w:fill="FFFFFF"/>
          </w:rPr>
          <w:t xml:space="preserve"> ao realizar as medidas (erro de paralaxe), seja pela incerteza na escala apresentada no material ou devido, por exemplo, a outros tipos de movimentos da roda (i.e. movimentos transversais à direção do movimento), pela roda de Maxwell não estar posicionada sempre da mesma forma na ponta metálica, ou pelo fio não estar a enrolar de forma uniforme em todas as medidas.</w:t>
        </w:r>
      </w:ins>
    </w:p>
    <w:p w14:paraId="58F2F805" w14:textId="25459508" w:rsidR="008803B3" w:rsidRDefault="008803B3" w:rsidP="008803B3">
      <w:pPr>
        <w:pStyle w:val="Corpodetexto"/>
        <w:spacing w:line="360" w:lineRule="auto"/>
        <w:ind w:left="360"/>
      </w:pPr>
    </w:p>
    <w:p w14:paraId="7C21BCBE" w14:textId="2B466CDD" w:rsidR="00390F68" w:rsidRDefault="00390F68" w:rsidP="008803B3">
      <w:pPr>
        <w:pStyle w:val="Corpodetexto"/>
        <w:spacing w:line="360" w:lineRule="auto"/>
        <w:ind w:left="360"/>
      </w:pPr>
    </w:p>
    <w:p w14:paraId="3552B890" w14:textId="77777777" w:rsidR="00390F68" w:rsidRDefault="00390F68" w:rsidP="008803B3">
      <w:pPr>
        <w:pStyle w:val="Corpodetexto"/>
        <w:spacing w:line="360" w:lineRule="auto"/>
        <w:ind w:left="360"/>
      </w:pPr>
    </w:p>
    <w:p w14:paraId="417F49C0" w14:textId="77777777" w:rsidR="008803B3" w:rsidRPr="001B2D80" w:rsidRDefault="008803B3" w:rsidP="008803B3">
      <w:pPr>
        <w:pStyle w:val="Corpodetexto"/>
        <w:spacing w:line="360" w:lineRule="auto"/>
      </w:pPr>
    </w:p>
    <w:p w14:paraId="4B3D11A2" w14:textId="77777777" w:rsidR="004625AE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t xml:space="preserve">Utilize os resultados experimentais da tabela </w:t>
      </w:r>
      <w:r w:rsidR="003A7E40">
        <w:t>3</w:t>
      </w:r>
      <w:r>
        <w:t xml:space="preserve">.1, para calcular </w:t>
      </w:r>
      <w:r w:rsidR="004625AE">
        <w:t>a variação d</w:t>
      </w:r>
      <w:r>
        <w:t xml:space="preserve">as energias potencial, cinética </w:t>
      </w:r>
      <w:r w:rsidRPr="001B2D80">
        <w:t xml:space="preserve">de translação e </w:t>
      </w:r>
      <w:r>
        <w:t xml:space="preserve">cinética de </w:t>
      </w:r>
      <w:r w:rsidRPr="001B2D80">
        <w:t>rotação</w:t>
      </w:r>
      <w:r>
        <w:t xml:space="preserve"> da roda, em função do tempo.</w:t>
      </w:r>
      <w:r w:rsidRPr="001B2D80">
        <w:t xml:space="preserve"> </w:t>
      </w:r>
      <w:r w:rsidR="004625AE">
        <w:t xml:space="preserve">Explicite </w:t>
      </w:r>
      <w:r w:rsidR="00390F68">
        <w:t>o</w:t>
      </w:r>
      <w:r w:rsidR="004625AE">
        <w:t>s</w:t>
      </w:r>
      <w:r w:rsidR="00390F68">
        <w:t xml:space="preserve"> </w:t>
      </w:r>
      <w:r w:rsidR="004625AE">
        <w:t>cálculos</w:t>
      </w:r>
      <w:r w:rsidR="00390F68">
        <w:t xml:space="preserve"> </w:t>
      </w:r>
      <w:r w:rsidR="004625AE">
        <w:t xml:space="preserve">para cada uma das energias, </w:t>
      </w:r>
      <w:r w:rsidR="004625AE" w:rsidRPr="004625AE">
        <w:rPr>
          <w:position w:val="-14"/>
          <w:sz w:val="22"/>
        </w:rPr>
        <w:object w:dxaOrig="600" w:dyaOrig="380" w14:anchorId="32B2CE72">
          <v:shape id="_x0000_i1080" type="#_x0000_t75" style="width:30.3pt;height:18.45pt" o:ole="" filled="t">
            <v:imagedata r:id="rId109" o:title=""/>
          </v:shape>
          <o:OLEObject Type="Embed" ProgID="Equation.3" ShapeID="_x0000_i1080" DrawAspect="Content" ObjectID="_1710835458" r:id="rId124"/>
        </w:object>
      </w:r>
      <w:r w:rsidR="004625AE" w:rsidRPr="004625AE">
        <w:rPr>
          <w:sz w:val="22"/>
        </w:rPr>
        <w:t xml:space="preserve">, </w:t>
      </w:r>
      <w:r w:rsidR="004625AE" w:rsidRPr="004625AE">
        <w:rPr>
          <w:position w:val="-10"/>
          <w:sz w:val="22"/>
        </w:rPr>
        <w:object w:dxaOrig="600" w:dyaOrig="340" w14:anchorId="10A6B2D3">
          <v:shape id="_x0000_i1081" type="#_x0000_t75" style="width:30.3pt;height:17.1pt" o:ole="" filled="t">
            <v:imagedata r:id="rId111" o:title=""/>
          </v:shape>
          <o:OLEObject Type="Embed" ProgID="Equation.3" ShapeID="_x0000_i1081" DrawAspect="Content" ObjectID="_1710835459" r:id="rId125"/>
        </w:object>
      </w:r>
      <w:r w:rsidR="004625AE" w:rsidRPr="004625AE">
        <w:rPr>
          <w:sz w:val="22"/>
        </w:rPr>
        <w:t xml:space="preserve"> e </w:t>
      </w:r>
      <w:r w:rsidR="004625AE" w:rsidRPr="004625AE">
        <w:rPr>
          <w:position w:val="-10"/>
          <w:sz w:val="22"/>
        </w:rPr>
        <w:object w:dxaOrig="580" w:dyaOrig="340" w14:anchorId="66270019">
          <v:shape id="_x0000_i1082" type="#_x0000_t75" style="width:29.4pt;height:17.1pt" o:ole="" filled="t">
            <v:imagedata r:id="rId113" o:title=""/>
          </v:shape>
          <o:OLEObject Type="Embed" ProgID="Equation.3" ShapeID="_x0000_i1082" DrawAspect="Content" ObjectID="_1710835460" r:id="rId126"/>
        </w:object>
      </w:r>
      <w:r w:rsidR="004625AE">
        <w:rPr>
          <w:sz w:val="22"/>
        </w:rPr>
        <w:t>,</w:t>
      </w:r>
      <w:r w:rsidR="004625AE">
        <w:t xml:space="preserve"> para a posição com a queda maior. </w:t>
      </w:r>
    </w:p>
    <w:p w14:paraId="00DA4740" w14:textId="3C705F96" w:rsidR="008803B3" w:rsidRPr="004625AE" w:rsidRDefault="00091DC9" w:rsidP="004625AE">
      <w:pPr>
        <w:pStyle w:val="Corpodetexto"/>
        <w:spacing w:line="360" w:lineRule="auto"/>
        <w:ind w:left="360"/>
        <w:rPr>
          <w:sz w:val="20"/>
        </w:rPr>
      </w:pPr>
      <w:r>
        <w:rPr>
          <w:sz w:val="20"/>
        </w:rPr>
        <w:t>Utilize a</w:t>
      </w:r>
      <w:r w:rsidR="008803B3" w:rsidRPr="004625AE">
        <w:rPr>
          <w:sz w:val="20"/>
        </w:rPr>
        <w:t xml:space="preserve"> folha Excel para fazer estes cálculos e representar </w:t>
      </w:r>
      <w:r w:rsidR="004625AE" w:rsidRPr="004625AE">
        <w:rPr>
          <w:sz w:val="20"/>
        </w:rPr>
        <w:t xml:space="preserve">as energias </w:t>
      </w:r>
      <w:r w:rsidR="008803B3" w:rsidRPr="004625AE">
        <w:rPr>
          <w:sz w:val="20"/>
        </w:rPr>
        <w:t xml:space="preserve">em três </w:t>
      </w:r>
      <w:r>
        <w:rPr>
          <w:sz w:val="20"/>
        </w:rPr>
        <w:t>linhas</w:t>
      </w:r>
      <w:r w:rsidRPr="004625AE">
        <w:rPr>
          <w:sz w:val="20"/>
        </w:rPr>
        <w:t xml:space="preserve"> </w:t>
      </w:r>
      <w:r w:rsidR="008803B3" w:rsidRPr="004625AE">
        <w:rPr>
          <w:sz w:val="20"/>
        </w:rPr>
        <w:t xml:space="preserve">diferentes </w:t>
      </w:r>
      <w:r w:rsidR="00FD009D">
        <w:rPr>
          <w:sz w:val="20"/>
        </w:rPr>
        <w:t xml:space="preserve"> </w:t>
      </w:r>
    </w:p>
    <w:p w14:paraId="1B5231BC" w14:textId="77777777" w:rsidR="003E0B28" w:rsidRDefault="003E0B28" w:rsidP="008803B3">
      <w:pPr>
        <w:pStyle w:val="Corpodetexto"/>
        <w:spacing w:line="360" w:lineRule="auto"/>
        <w:ind w:left="360"/>
        <w:rPr>
          <w:ins w:id="485" w:author="Marta Rebelo Valente" w:date="2022-04-07T08:56:00Z"/>
        </w:rPr>
      </w:pPr>
    </w:p>
    <w:p w14:paraId="452EE5F1" w14:textId="215F2B2A" w:rsidR="003E0B28" w:rsidRPr="003E0B28" w:rsidRDefault="003E0B28" w:rsidP="008803B3">
      <w:pPr>
        <w:pStyle w:val="Corpodetexto"/>
        <w:spacing w:line="360" w:lineRule="auto"/>
        <w:ind w:left="360"/>
        <w:rPr>
          <w:ins w:id="486" w:author="Marta Rebelo Valente" w:date="2022-04-07T08:56:00Z"/>
          <w:lang w:val="en-GB"/>
          <w:rPrChange w:id="487" w:author="Marta Rebelo Valente" w:date="2022-04-07T08:57:00Z">
            <w:rPr>
              <w:ins w:id="488" w:author="Marta Rebelo Valente" w:date="2022-04-07T08:56:00Z"/>
            </w:rPr>
          </w:rPrChange>
        </w:rPr>
      </w:pPr>
      <w:ins w:id="489" w:author="Marta Rebelo Valente" w:date="2022-04-07T08:56:00Z">
        <w:r w:rsidRPr="003E0B28">
          <w:rPr>
            <w:lang w:val="en-GB"/>
            <w:rPrChange w:id="490" w:author="Marta Rebelo Valente" w:date="2022-04-07T08:57:00Z">
              <w:rPr/>
            </w:rPrChange>
          </w:rPr>
          <w:t>E</w:t>
        </w:r>
      </w:ins>
      <w:ins w:id="491" w:author="Marta Rebelo Valente" w:date="2022-04-07T08:57:00Z">
        <w:r w:rsidRPr="003E0B28">
          <w:rPr>
            <w:vertAlign w:val="subscript"/>
            <w:lang w:val="en-GB"/>
            <w:rPrChange w:id="492" w:author="Marta Rebelo Valente" w:date="2022-04-07T08:57:00Z">
              <w:rPr>
                <w:vertAlign w:val="subscript"/>
              </w:rPr>
            </w:rPrChange>
          </w:rPr>
          <w:t>P</w:t>
        </w:r>
      </w:ins>
      <w:ins w:id="493" w:author="Marta Rebelo Valente" w:date="2022-04-07T08:56:00Z">
        <w:r w:rsidRPr="003E0B28">
          <w:rPr>
            <w:lang w:val="en-GB"/>
            <w:rPrChange w:id="494" w:author="Marta Rebelo Valente" w:date="2022-04-07T08:57:00Z">
              <w:rPr/>
            </w:rPrChange>
          </w:rPr>
          <w:t xml:space="preserve"> (t) = -mgs (t)</w:t>
        </w:r>
      </w:ins>
    </w:p>
    <w:p w14:paraId="3FD15B15" w14:textId="77777777" w:rsidR="003E0B28" w:rsidRDefault="003E0B28" w:rsidP="008803B3">
      <w:pPr>
        <w:pStyle w:val="Corpodetexto"/>
        <w:spacing w:line="360" w:lineRule="auto"/>
        <w:ind w:left="360"/>
        <w:rPr>
          <w:ins w:id="495" w:author="Marta Rebelo Valente" w:date="2022-04-07T08:57:00Z"/>
          <w:lang w:val="en-GB"/>
        </w:rPr>
      </w:pPr>
      <w:ins w:id="496" w:author="Marta Rebelo Valente" w:date="2022-04-07T08:56:00Z">
        <w:r w:rsidRPr="003E0B28">
          <w:rPr>
            <w:lang w:val="en-GB"/>
            <w:rPrChange w:id="497" w:author="Marta Rebelo Valente" w:date="2022-04-07T08:57:00Z">
              <w:rPr/>
            </w:rPrChange>
          </w:rPr>
          <w:t>E</w:t>
        </w:r>
      </w:ins>
      <w:ins w:id="498" w:author="Marta Rebelo Valente" w:date="2022-04-07T08:57:00Z">
        <w:r w:rsidRPr="003E0B28">
          <w:rPr>
            <w:vertAlign w:val="subscript"/>
            <w:lang w:val="en-GB"/>
            <w:rPrChange w:id="499" w:author="Marta Rebelo Valente" w:date="2022-04-07T08:57:00Z">
              <w:rPr>
                <w:vertAlign w:val="subscript"/>
              </w:rPr>
            </w:rPrChange>
          </w:rPr>
          <w:t>T</w:t>
        </w:r>
        <w:r w:rsidRPr="003E0B28">
          <w:rPr>
            <w:lang w:val="en-GB"/>
            <w:rPrChange w:id="500" w:author="Marta Rebelo Valente" w:date="2022-04-07T08:57:00Z">
              <w:rPr/>
            </w:rPrChange>
          </w:rPr>
          <w:t xml:space="preserve"> (t</w:t>
        </w:r>
        <w:r>
          <w:rPr>
            <w:lang w:val="en-GB"/>
          </w:rPr>
          <w:t>) = ½ mv</w:t>
        </w:r>
        <w:r>
          <w:rPr>
            <w:vertAlign w:val="superscript"/>
            <w:lang w:val="en-GB"/>
          </w:rPr>
          <w:t xml:space="preserve">2 </w:t>
        </w:r>
        <w:r>
          <w:rPr>
            <w:lang w:val="en-GB"/>
          </w:rPr>
          <w:t>(t)</w:t>
        </w:r>
      </w:ins>
    </w:p>
    <w:p w14:paraId="08160335" w14:textId="77777777" w:rsidR="0034161C" w:rsidRDefault="003E0B28" w:rsidP="008803B3">
      <w:pPr>
        <w:pStyle w:val="Corpodetexto"/>
        <w:spacing w:line="360" w:lineRule="auto"/>
        <w:ind w:left="360"/>
        <w:rPr>
          <w:ins w:id="501" w:author="Marta Rebelo Valente" w:date="2022-04-07T09:38:00Z"/>
        </w:rPr>
      </w:pPr>
      <w:ins w:id="502" w:author="Marta Rebelo Valente" w:date="2022-04-07T08:57:00Z">
        <w:r w:rsidRPr="00081753">
          <w:rPr>
            <w:rPrChange w:id="503" w:author="Marta Rebelo Valente" w:date="2022-04-07T08:59:00Z">
              <w:rPr>
                <w:lang w:val="en-GB"/>
              </w:rPr>
            </w:rPrChange>
          </w:rPr>
          <w:t>E</w:t>
        </w:r>
        <w:r w:rsidRPr="00081753">
          <w:rPr>
            <w:vertAlign w:val="subscript"/>
            <w:rPrChange w:id="504" w:author="Marta Rebelo Valente" w:date="2022-04-07T08:59:00Z">
              <w:rPr>
                <w:vertAlign w:val="subscript"/>
                <w:lang w:val="en-GB"/>
              </w:rPr>
            </w:rPrChange>
          </w:rPr>
          <w:t>R</w:t>
        </w:r>
      </w:ins>
      <w:ins w:id="505" w:author="Marta Rebelo Valente" w:date="2022-04-07T08:58:00Z">
        <w:r w:rsidRPr="00081753">
          <w:rPr>
            <w:rPrChange w:id="506" w:author="Marta Rebelo Valente" w:date="2022-04-07T08:59:00Z">
              <w:rPr>
                <w:lang w:val="en-GB"/>
              </w:rPr>
            </w:rPrChange>
          </w:rPr>
          <w:t xml:space="preserve"> (t) = ½ </w:t>
        </w:r>
        <w:proofErr w:type="spellStart"/>
        <w:r w:rsidRPr="00081753">
          <w:rPr>
            <w:rPrChange w:id="507" w:author="Marta Rebelo Valente" w:date="2022-04-07T08:59:00Z">
              <w:rPr>
                <w:lang w:val="en-GB"/>
              </w:rPr>
            </w:rPrChange>
          </w:rPr>
          <w:t>I</w:t>
        </w:r>
        <w:r w:rsidRPr="00081753">
          <w:rPr>
            <w:vertAlign w:val="subscript"/>
            <w:rPrChange w:id="508" w:author="Marta Rebelo Valente" w:date="2022-04-07T08:59:00Z">
              <w:rPr>
                <w:vertAlign w:val="subscript"/>
                <w:lang w:val="en-GB"/>
              </w:rPr>
            </w:rPrChange>
          </w:rPr>
          <w:t>z</w:t>
        </w:r>
        <w:proofErr w:type="spellEnd"/>
        <w:r w:rsidRPr="00081753">
          <w:rPr>
            <w:rPrChange w:id="509" w:author="Marta Rebelo Valente" w:date="2022-04-07T08:59:00Z">
              <w:rPr>
                <w:lang w:val="en-GB"/>
              </w:rPr>
            </w:rPrChange>
          </w:rPr>
          <w:t xml:space="preserve"> w</w:t>
        </w:r>
        <w:r w:rsidRPr="00081753">
          <w:rPr>
            <w:vertAlign w:val="superscript"/>
            <w:rPrChange w:id="510" w:author="Marta Rebelo Valente" w:date="2022-04-07T08:59:00Z">
              <w:rPr>
                <w:vertAlign w:val="superscript"/>
                <w:lang w:val="en-GB"/>
              </w:rPr>
            </w:rPrChange>
          </w:rPr>
          <w:t>2</w:t>
        </w:r>
        <w:r w:rsidRPr="00081753">
          <w:rPr>
            <w:rPrChange w:id="511" w:author="Marta Rebelo Valente" w:date="2022-04-07T08:59:00Z">
              <w:rPr>
                <w:lang w:val="en-GB"/>
              </w:rPr>
            </w:rPrChange>
          </w:rPr>
          <w:t xml:space="preserve"> </w:t>
        </w:r>
      </w:ins>
      <w:ins w:id="512" w:author="Marta Rebelo Valente" w:date="2022-04-07T08:59:00Z">
        <w:r w:rsidR="00FF4A42" w:rsidRPr="00081753">
          <w:rPr>
            <w:rPrChange w:id="513" w:author="Marta Rebelo Valente" w:date="2022-04-07T08:59:00Z">
              <w:rPr>
                <w:lang w:val="en-GB"/>
              </w:rPr>
            </w:rPrChange>
          </w:rPr>
          <w:t xml:space="preserve"> (t) </w:t>
        </w:r>
      </w:ins>
      <w:ins w:id="514" w:author="Marta Rebelo Valente" w:date="2022-04-07T08:58:00Z">
        <w:r w:rsidRPr="00081753">
          <w:rPr>
            <w:rPrChange w:id="515" w:author="Marta Rebelo Valente" w:date="2022-04-07T08:59:00Z">
              <w:rPr>
                <w:lang w:val="en-GB"/>
              </w:rPr>
            </w:rPrChange>
          </w:rPr>
          <w:t xml:space="preserve">= </w:t>
        </w:r>
        <w:r w:rsidRPr="00081753">
          <w:rPr>
            <w:rPrChange w:id="516" w:author="Marta Rebelo Valente" w:date="2022-04-07T08:59:00Z">
              <w:rPr>
                <w:lang w:val="en-GB"/>
              </w:rPr>
            </w:rPrChange>
          </w:rPr>
          <w:t xml:space="preserve">½ </w:t>
        </w:r>
        <w:proofErr w:type="spellStart"/>
        <w:r w:rsidRPr="00081753">
          <w:rPr>
            <w:rPrChange w:id="517" w:author="Marta Rebelo Valente" w:date="2022-04-07T08:59:00Z">
              <w:rPr>
                <w:lang w:val="en-GB"/>
              </w:rPr>
            </w:rPrChange>
          </w:rPr>
          <w:t>I</w:t>
        </w:r>
        <w:r w:rsidRPr="00081753">
          <w:rPr>
            <w:vertAlign w:val="subscript"/>
            <w:rPrChange w:id="518" w:author="Marta Rebelo Valente" w:date="2022-04-07T08:59:00Z">
              <w:rPr>
                <w:vertAlign w:val="subscript"/>
                <w:lang w:val="en-GB"/>
              </w:rPr>
            </w:rPrChange>
          </w:rPr>
          <w:t>z</w:t>
        </w:r>
        <w:proofErr w:type="spellEnd"/>
        <w:r w:rsidRPr="00081753">
          <w:rPr>
            <w:rPrChange w:id="519" w:author="Marta Rebelo Valente" w:date="2022-04-07T08:59:00Z">
              <w:rPr>
                <w:lang w:val="en-GB"/>
              </w:rPr>
            </w:rPrChange>
          </w:rPr>
          <w:t xml:space="preserve"> </w:t>
        </w:r>
        <w:r w:rsidRPr="00081753">
          <w:rPr>
            <w:rPrChange w:id="520" w:author="Marta Rebelo Valente" w:date="2022-04-07T08:59:00Z">
              <w:rPr>
                <w:lang w:val="en-GB"/>
              </w:rPr>
            </w:rPrChange>
          </w:rPr>
          <w:t>(</w:t>
        </w:r>
      </w:ins>
      <w:ins w:id="521" w:author="Marta Rebelo Valente" w:date="2022-04-07T08:59:00Z">
        <w:r w:rsidRPr="00081753">
          <w:rPr>
            <w:rPrChange w:id="522" w:author="Marta Rebelo Valente" w:date="2022-04-07T08:59:00Z">
              <w:rPr>
                <w:lang w:val="en-GB"/>
              </w:rPr>
            </w:rPrChange>
          </w:rPr>
          <w:t>v/r)</w:t>
        </w:r>
        <w:r w:rsidRPr="00081753">
          <w:rPr>
            <w:vertAlign w:val="superscript"/>
            <w:rPrChange w:id="523" w:author="Marta Rebelo Valente" w:date="2022-04-07T08:59:00Z">
              <w:rPr>
                <w:vertAlign w:val="superscript"/>
                <w:lang w:val="en-GB"/>
              </w:rPr>
            </w:rPrChange>
          </w:rPr>
          <w:t>2</w:t>
        </w:r>
        <w:r w:rsidR="00FF4A42" w:rsidRPr="00081753">
          <w:rPr>
            <w:rPrChange w:id="524" w:author="Marta Rebelo Valente" w:date="2022-04-07T08:59:00Z">
              <w:rPr>
                <w:lang w:val="en-GB"/>
              </w:rPr>
            </w:rPrChange>
          </w:rPr>
          <w:t xml:space="preserve"> (t)</w:t>
        </w:r>
      </w:ins>
      <w:ins w:id="525" w:author="Marta Rebelo Valente" w:date="2022-04-07T08:58:00Z">
        <w:r w:rsidRPr="00081753">
          <w:rPr>
            <w:rPrChange w:id="526" w:author="Marta Rebelo Valente" w:date="2022-04-07T08:59:00Z">
              <w:rPr>
                <w:lang w:val="en-GB"/>
              </w:rPr>
            </w:rPrChange>
          </w:rPr>
          <w:t xml:space="preserve"> </w:t>
        </w:r>
      </w:ins>
    </w:p>
    <w:p w14:paraId="58042C2A" w14:textId="77777777" w:rsidR="0034161C" w:rsidRDefault="0034161C" w:rsidP="008803B3">
      <w:pPr>
        <w:pStyle w:val="Corpodetexto"/>
        <w:spacing w:line="360" w:lineRule="auto"/>
        <w:ind w:left="360"/>
        <w:rPr>
          <w:ins w:id="527" w:author="Marta Rebelo Valente" w:date="2022-04-07T09:38:00Z"/>
        </w:rPr>
      </w:pPr>
    </w:p>
    <w:p w14:paraId="50EC1C18" w14:textId="7C9CF1F6" w:rsidR="00390F68" w:rsidRPr="00081753" w:rsidRDefault="0034161C" w:rsidP="008803B3">
      <w:pPr>
        <w:pStyle w:val="Corpodetexto"/>
        <w:spacing w:line="360" w:lineRule="auto"/>
        <w:ind w:left="360"/>
      </w:pPr>
      <w:ins w:id="528" w:author="Marta Rebelo Valente" w:date="2022-04-07T09:38:00Z">
        <w:r>
          <w:t xml:space="preserve">(A continuação do exercício encontra-se </w:t>
        </w:r>
      </w:ins>
      <w:ins w:id="529" w:author="Marta Rebelo Valente" w:date="2022-04-07T09:39:00Z">
        <w:r>
          <w:t xml:space="preserve">na folha de </w:t>
        </w:r>
        <w:proofErr w:type="spellStart"/>
        <w:r>
          <w:t>excel</w:t>
        </w:r>
        <w:proofErr w:type="spellEnd"/>
        <w:r>
          <w:t xml:space="preserve"> anexada.</w:t>
        </w:r>
      </w:ins>
      <w:ins w:id="530" w:author="Marta Rebelo Valente" w:date="2022-04-07T09:38:00Z">
        <w:r>
          <w:t>)</w:t>
        </w:r>
      </w:ins>
      <w:r w:rsidR="00390F68" w:rsidRPr="00081753">
        <w:br w:type="page"/>
      </w:r>
    </w:p>
    <w:p w14:paraId="0CFEA741" w14:textId="77777777" w:rsidR="008803B3" w:rsidRDefault="008803B3" w:rsidP="008803B3">
      <w:pPr>
        <w:pStyle w:val="Corpodetexto"/>
        <w:numPr>
          <w:ilvl w:val="1"/>
          <w:numId w:val="22"/>
        </w:numPr>
        <w:spacing w:line="360" w:lineRule="auto"/>
      </w:pPr>
      <w:r>
        <w:lastRenderedPageBreak/>
        <w:t xml:space="preserve">Discuta os resultados obtidos </w:t>
      </w:r>
      <w:r w:rsidR="0078404F">
        <w:t>no ponto anterior</w:t>
      </w:r>
      <w:r>
        <w:t>.</w:t>
      </w:r>
    </w:p>
    <w:p w14:paraId="20632216" w14:textId="77777777" w:rsidR="008803B3" w:rsidRPr="001B2D80" w:rsidRDefault="008803B3" w:rsidP="008803B3">
      <w:pPr>
        <w:pStyle w:val="Corpodetexto"/>
        <w:numPr>
          <w:ilvl w:val="0"/>
          <w:numId w:val="27"/>
        </w:numPr>
        <w:spacing w:line="360" w:lineRule="auto"/>
      </w:pPr>
      <w:r>
        <w:t xml:space="preserve">Indique em que tipo de energia cinética é </w:t>
      </w:r>
      <w:r w:rsidRPr="001B2D80">
        <w:t xml:space="preserve">maioritariamente </w:t>
      </w:r>
      <w:r>
        <w:t xml:space="preserve">convertida </w:t>
      </w:r>
      <w:r w:rsidRPr="001B2D80">
        <w:t>a energia potencial da roda</w:t>
      </w:r>
      <w:r>
        <w:t xml:space="preserve">. </w:t>
      </w:r>
      <w:r w:rsidRPr="001B2D80">
        <w:t>Comente.</w:t>
      </w:r>
    </w:p>
    <w:p w14:paraId="633A5F97" w14:textId="4ACC2A80" w:rsidR="009E5633" w:rsidRDefault="009E5633" w:rsidP="001808BD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rPr>
          <w:ins w:id="531" w:author="Marta Rebelo Valente" w:date="2022-04-07T09:44:00Z"/>
          <w:rFonts w:ascii="Times" w:hAnsi="Times" w:cs="Times"/>
          <w:color w:val="222222"/>
        </w:rPr>
        <w:pPrChange w:id="532" w:author="Marta Rebelo Valente" w:date="2022-04-07T10:21:00Z">
          <w:pPr>
            <w:pStyle w:val="NormalWeb"/>
            <w:numPr>
              <w:numId w:val="27"/>
            </w:numPr>
            <w:shd w:val="clear" w:color="auto" w:fill="FFFFFF"/>
            <w:tabs>
              <w:tab w:val="num" w:pos="360"/>
            </w:tabs>
            <w:spacing w:before="0" w:beforeAutospacing="0" w:after="0" w:afterAutospacing="0" w:line="360" w:lineRule="atLeast"/>
            <w:ind w:left="360" w:hanging="360"/>
            <w:jc w:val="both"/>
          </w:pPr>
        </w:pPrChange>
      </w:pPr>
      <w:ins w:id="533" w:author="Marta Rebelo Valente" w:date="2022-04-07T09:44:00Z">
        <w:r>
          <w:rPr>
            <w:rFonts w:ascii="Times" w:hAnsi="Times" w:cs="Times"/>
            <w:color w:val="222222"/>
          </w:rPr>
          <w:t>A maior parte da energia potencial da roda é maioritariamente convertida em</w:t>
        </w:r>
        <w:r>
          <w:rPr>
            <w:rFonts w:ascii="Times" w:hAnsi="Times" w:cs="Times"/>
            <w:color w:val="222222"/>
          </w:rPr>
          <w:t xml:space="preserve"> </w:t>
        </w:r>
        <w:r>
          <w:rPr>
            <w:rFonts w:ascii="Times" w:hAnsi="Times" w:cs="Times"/>
            <w:color w:val="222222"/>
          </w:rPr>
          <w:t>energia cinética</w:t>
        </w:r>
      </w:ins>
      <w:ins w:id="534" w:author="Marta Rebelo Valente" w:date="2022-04-07T09:58:00Z">
        <w:r w:rsidR="00115EF0">
          <w:t xml:space="preserve"> de rotação</w:t>
        </w:r>
      </w:ins>
      <w:ins w:id="535" w:author="Marta Rebelo Valente" w:date="2022-04-07T09:59:00Z">
        <w:r w:rsidR="00732501">
          <w:t xml:space="preserve">, uma vez que </w:t>
        </w:r>
      </w:ins>
      <w:ins w:id="536" w:author="Marta Rebelo Valente" w:date="2022-04-07T10:00:00Z">
        <w:r w:rsidR="00732501">
          <w:t>a</w:t>
        </w:r>
      </w:ins>
      <w:ins w:id="537" w:author="Marta Rebelo Valente" w:date="2022-04-07T09:58:00Z">
        <w:r w:rsidR="00115EF0">
          <w:t>ssim que o fio est</w:t>
        </w:r>
      </w:ins>
      <w:ins w:id="538" w:author="Marta Rebelo Valente" w:date="2022-04-07T10:02:00Z">
        <w:r w:rsidR="007B2DB7">
          <w:t>eja</w:t>
        </w:r>
      </w:ins>
      <w:ins w:id="539" w:author="Marta Rebelo Valente" w:date="2022-04-07T09:58:00Z">
        <w:r w:rsidR="00115EF0">
          <w:t xml:space="preserve"> completamente desenrolado, a roda continua a girar</w:t>
        </w:r>
      </w:ins>
      <w:ins w:id="540" w:author="Marta Rebelo Valente" w:date="2022-04-07T10:02:00Z">
        <w:r w:rsidR="00B8296D">
          <w:t>,</w:t>
        </w:r>
      </w:ins>
      <w:ins w:id="541" w:author="Marta Rebelo Valente" w:date="2022-04-07T09:58:00Z">
        <w:r w:rsidR="00115EF0">
          <w:t xml:space="preserve"> com </w:t>
        </w:r>
      </w:ins>
      <w:ins w:id="542" w:author="Marta Rebelo Valente" w:date="2022-04-07T10:02:00Z">
        <w:r w:rsidR="00C3680C">
          <w:t>grande quantidade</w:t>
        </w:r>
        <w:r w:rsidR="00327CA4">
          <w:t xml:space="preserve"> de</w:t>
        </w:r>
      </w:ins>
      <w:ins w:id="543" w:author="Marta Rebelo Valente" w:date="2022-04-07T09:58:00Z">
        <w:r w:rsidR="00115EF0">
          <w:t xml:space="preserve"> energia de rotação</w:t>
        </w:r>
      </w:ins>
      <w:ins w:id="544" w:author="Marta Rebelo Valente" w:date="2022-04-07T10:02:00Z">
        <w:r w:rsidR="00B8296D">
          <w:t>,</w:t>
        </w:r>
      </w:ins>
      <w:ins w:id="545" w:author="Marta Rebelo Valente" w:date="2022-04-07T10:00:00Z">
        <w:r w:rsidR="00732501">
          <w:t xml:space="preserve"> e</w:t>
        </w:r>
      </w:ins>
      <w:ins w:id="546" w:author="Marta Rebelo Valente" w:date="2022-04-07T09:58:00Z">
        <w:r w:rsidR="00115EF0">
          <w:t xml:space="preserve"> enrola o fio do outro lado</w:t>
        </w:r>
      </w:ins>
      <w:ins w:id="547" w:author="Marta Rebelo Valente" w:date="2022-04-07T10:00:00Z">
        <w:r w:rsidR="00732501">
          <w:t>, mantendo à mesma o movimento, desta vez</w:t>
        </w:r>
      </w:ins>
      <w:ins w:id="548" w:author="Marta Rebelo Valente" w:date="2022-04-07T09:58:00Z">
        <w:r w:rsidR="00115EF0">
          <w:t xml:space="preserve"> para cima </w:t>
        </w:r>
      </w:ins>
      <w:ins w:id="549" w:author="Marta Rebelo Valente" w:date="2022-04-07T10:00:00Z">
        <w:r w:rsidR="00732501">
          <w:t>(t</w:t>
        </w:r>
      </w:ins>
      <w:ins w:id="550" w:author="Marta Rebelo Valente" w:date="2022-04-07T09:58:00Z">
        <w:r w:rsidR="00115EF0">
          <w:t>ransforma</w:t>
        </w:r>
      </w:ins>
      <w:ins w:id="551" w:author="Marta Rebelo Valente" w:date="2022-04-07T10:00:00Z">
        <w:r w:rsidR="00732501">
          <w:t xml:space="preserve">ndo a </w:t>
        </w:r>
      </w:ins>
      <w:ins w:id="552" w:author="Marta Rebelo Valente" w:date="2022-04-07T09:58:00Z">
        <w:r w:rsidR="00115EF0">
          <w:t>energia cinética de volta em energia potencial</w:t>
        </w:r>
      </w:ins>
      <w:ins w:id="553" w:author="Marta Rebelo Valente" w:date="2022-04-07T10:01:00Z">
        <w:r w:rsidR="00732501">
          <w:t>). Este processo repete-se mais uma vezes</w:t>
        </w:r>
      </w:ins>
      <w:ins w:id="554" w:author="Marta Rebelo Valente" w:date="2022-04-07T09:58:00Z">
        <w:r w:rsidR="00115EF0">
          <w:t xml:space="preserve"> até que a energia determinada pela altura inicial seja completamente perdida </w:t>
        </w:r>
      </w:ins>
      <w:ins w:id="555" w:author="Marta Rebelo Valente" w:date="2022-04-07T10:02:00Z">
        <w:r w:rsidR="003B2937">
          <w:t xml:space="preserve">por </w:t>
        </w:r>
      </w:ins>
      <w:ins w:id="556" w:author="Marta Rebelo Valente" w:date="2022-04-07T10:01:00Z">
        <w:r w:rsidR="00732501">
          <w:t>efeito do</w:t>
        </w:r>
      </w:ins>
      <w:ins w:id="557" w:author="Marta Rebelo Valente" w:date="2022-04-07T09:58:00Z">
        <w:r w:rsidR="00115EF0">
          <w:t xml:space="preserve"> atrito e </w:t>
        </w:r>
      </w:ins>
      <w:ins w:id="558" w:author="Marta Rebelo Valente" w:date="2022-04-07T10:02:00Z">
        <w:r w:rsidR="00732501">
          <w:t xml:space="preserve">da </w:t>
        </w:r>
      </w:ins>
      <w:ins w:id="559" w:author="Marta Rebelo Valente" w:date="2022-04-07T09:58:00Z">
        <w:r w:rsidR="00115EF0">
          <w:t>reflexão.</w:t>
        </w:r>
      </w:ins>
    </w:p>
    <w:p w14:paraId="51720B2E" w14:textId="77777777" w:rsidR="009E5633" w:rsidRDefault="009E5633" w:rsidP="009E5633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jc w:val="both"/>
        <w:rPr>
          <w:ins w:id="560" w:author="Marta Rebelo Valente" w:date="2022-04-07T09:44:00Z"/>
          <w:rFonts w:ascii="Times" w:hAnsi="Times" w:cs="Times"/>
          <w:color w:val="222222"/>
        </w:rPr>
        <w:pPrChange w:id="561" w:author="Marta Rebelo Valente" w:date="2022-04-07T09:44:00Z">
          <w:pPr>
            <w:pStyle w:val="NormalWeb"/>
            <w:numPr>
              <w:numId w:val="27"/>
            </w:numPr>
            <w:shd w:val="clear" w:color="auto" w:fill="FFFFFF"/>
            <w:tabs>
              <w:tab w:val="num" w:pos="360"/>
            </w:tabs>
            <w:spacing w:before="0" w:beforeAutospacing="0" w:after="0" w:afterAutospacing="0" w:line="360" w:lineRule="atLeast"/>
            <w:ind w:left="360" w:hanging="360"/>
            <w:jc w:val="both"/>
          </w:pPr>
        </w:pPrChange>
      </w:pPr>
    </w:p>
    <w:p w14:paraId="3BF19BF4" w14:textId="77777777" w:rsidR="009E5633" w:rsidRDefault="009E5633" w:rsidP="009E5633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jc w:val="both"/>
        <w:rPr>
          <w:ins w:id="562" w:author="Marta Rebelo Valente" w:date="2022-04-07T09:44:00Z"/>
          <w:rFonts w:ascii="Times" w:hAnsi="Times" w:cs="Times"/>
          <w:color w:val="222222"/>
        </w:rPr>
        <w:pPrChange w:id="563" w:author="Marta Rebelo Valente" w:date="2022-04-07T09:44:00Z">
          <w:pPr>
            <w:pStyle w:val="NormalWeb"/>
            <w:numPr>
              <w:numId w:val="27"/>
            </w:numPr>
            <w:shd w:val="clear" w:color="auto" w:fill="FFFFFF"/>
            <w:tabs>
              <w:tab w:val="num" w:pos="360"/>
            </w:tabs>
            <w:spacing w:before="0" w:beforeAutospacing="0" w:after="0" w:afterAutospacing="0" w:line="360" w:lineRule="atLeast"/>
            <w:ind w:left="360" w:hanging="360"/>
            <w:jc w:val="both"/>
          </w:pPr>
        </w:pPrChange>
      </w:pPr>
    </w:p>
    <w:p w14:paraId="161F65AF" w14:textId="77777777" w:rsidR="008803B3" w:rsidRPr="001B2D80" w:rsidRDefault="008803B3" w:rsidP="008803B3">
      <w:pPr>
        <w:pStyle w:val="Corpodetexto"/>
        <w:spacing w:line="360" w:lineRule="auto"/>
      </w:pPr>
    </w:p>
    <w:p w14:paraId="4D8CAD2F" w14:textId="77777777" w:rsidR="008803B3" w:rsidRPr="001B2D80" w:rsidRDefault="008803B3" w:rsidP="008803B3">
      <w:pPr>
        <w:pStyle w:val="Corpodetexto"/>
        <w:spacing w:line="360" w:lineRule="auto"/>
      </w:pPr>
    </w:p>
    <w:p w14:paraId="28DCD046" w14:textId="77777777" w:rsidR="008803B3" w:rsidRPr="001B2D80" w:rsidRDefault="008803B3" w:rsidP="008803B3">
      <w:pPr>
        <w:pStyle w:val="Corpodetexto"/>
        <w:spacing w:line="360" w:lineRule="auto"/>
      </w:pPr>
    </w:p>
    <w:p w14:paraId="3A2ECBFF" w14:textId="77777777" w:rsidR="008803B3" w:rsidRPr="001B2D80" w:rsidRDefault="008803B3" w:rsidP="008803B3">
      <w:pPr>
        <w:pStyle w:val="Corpodetexto"/>
        <w:spacing w:line="360" w:lineRule="auto"/>
      </w:pPr>
    </w:p>
    <w:p w14:paraId="3054C2D0" w14:textId="77777777" w:rsidR="008803B3" w:rsidRPr="001B2D80" w:rsidRDefault="008803B3" w:rsidP="008803B3">
      <w:pPr>
        <w:pStyle w:val="Corpodetexto"/>
        <w:spacing w:line="360" w:lineRule="auto"/>
      </w:pPr>
    </w:p>
    <w:p w14:paraId="3EC282D9" w14:textId="77777777" w:rsidR="008803B3" w:rsidRDefault="008803B3" w:rsidP="008803B3">
      <w:pPr>
        <w:pStyle w:val="Corpodetexto"/>
        <w:spacing w:line="360" w:lineRule="auto"/>
      </w:pPr>
    </w:p>
    <w:p w14:paraId="47229E24" w14:textId="77777777" w:rsidR="008803B3" w:rsidRPr="001B2D80" w:rsidRDefault="008803B3" w:rsidP="008803B3">
      <w:pPr>
        <w:pStyle w:val="Corpodetexto"/>
        <w:spacing w:line="360" w:lineRule="auto"/>
      </w:pPr>
    </w:p>
    <w:p w14:paraId="1619A6B8" w14:textId="77777777" w:rsidR="008803B3" w:rsidRDefault="008803B3" w:rsidP="008803B3">
      <w:pPr>
        <w:pStyle w:val="Corpodetexto"/>
        <w:numPr>
          <w:ilvl w:val="0"/>
          <w:numId w:val="27"/>
        </w:numPr>
        <w:spacing w:line="360" w:lineRule="auto"/>
      </w:pPr>
      <w:r>
        <w:t>Indique como se alteraria a transferência de energia</w:t>
      </w:r>
      <w:r w:rsidRPr="001B2D80">
        <w:t xml:space="preserve"> se </w:t>
      </w:r>
    </w:p>
    <w:p w14:paraId="711D99F0" w14:textId="77777777" w:rsidR="008803B3" w:rsidRDefault="008803B3" w:rsidP="008803B3">
      <w:pPr>
        <w:pStyle w:val="Corpodetexto"/>
        <w:spacing w:line="360" w:lineRule="auto"/>
        <w:ind w:left="360"/>
      </w:pPr>
      <w:r>
        <w:t>(i) diminuísse</w:t>
      </w:r>
      <w:r w:rsidRPr="001B2D80">
        <w:t xml:space="preserve"> o diâmetro exterior da roda </w:t>
      </w:r>
      <w:r>
        <w:t>(</w:t>
      </w:r>
      <w:r w:rsidRPr="001B2D80">
        <w:t>mantendo a sua massa</w:t>
      </w:r>
      <w:r>
        <w:t>);</w:t>
      </w:r>
    </w:p>
    <w:p w14:paraId="17A775C4" w14:textId="77777777" w:rsidR="008803B3" w:rsidRPr="001B2D80" w:rsidDel="00A60909" w:rsidRDefault="008803B3" w:rsidP="008803B3">
      <w:pPr>
        <w:pStyle w:val="Corpodetexto"/>
        <w:spacing w:line="360" w:lineRule="auto"/>
        <w:ind w:left="360"/>
        <w:rPr>
          <w:del w:id="564" w:author="Marta Rebelo Valente" w:date="2022-04-04T19:14:00Z"/>
        </w:rPr>
      </w:pPr>
      <w:r>
        <w:t>(</w:t>
      </w:r>
      <w:proofErr w:type="spellStart"/>
      <w:r>
        <w:t>ii</w:t>
      </w:r>
      <w:proofErr w:type="spellEnd"/>
      <w:r>
        <w:t>) aumentasse a massa da roda (mantendo as suas dimensões).</w:t>
      </w:r>
    </w:p>
    <w:p w14:paraId="2B8904FD" w14:textId="50611D16" w:rsidR="00E9014D" w:rsidRDefault="002B6F90" w:rsidP="002B6F90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ins w:id="565" w:author="Marta Rebelo Valente" w:date="2022-04-07T09:44:00Z"/>
          <w:rFonts w:ascii="Times" w:hAnsi="Times" w:cs="Times"/>
          <w:color w:val="222222"/>
        </w:rPr>
        <w:pPrChange w:id="566" w:author="Marta Rebelo Valente" w:date="2022-04-07T10:11:00Z">
          <w:pPr>
            <w:pStyle w:val="NormalWeb"/>
            <w:numPr>
              <w:numId w:val="30"/>
            </w:numPr>
            <w:shd w:val="clear" w:color="auto" w:fill="FFFFFF"/>
            <w:spacing w:before="0" w:beforeAutospacing="0" w:after="0" w:afterAutospacing="0" w:line="360" w:lineRule="atLeast"/>
            <w:ind w:left="720" w:hanging="360"/>
            <w:jc w:val="both"/>
          </w:pPr>
        </w:pPrChange>
      </w:pPr>
      <w:ins w:id="567" w:author="Marta Rebelo Valente" w:date="2022-04-07T10:11:00Z">
        <w:r>
          <w:rPr>
            <w:rFonts w:ascii="Times" w:hAnsi="Times" w:cs="Times"/>
            <w:color w:val="222222"/>
          </w:rPr>
          <w:t>i)</w:t>
        </w:r>
      </w:ins>
      <w:ins w:id="568" w:author="Marta Rebelo Valente" w:date="2022-04-07T09:44:00Z">
        <w:r w:rsidR="00E9014D">
          <w:rPr>
            <w:rFonts w:ascii="Times" w:hAnsi="Times" w:cs="Times"/>
            <w:color w:val="222222"/>
          </w:rPr>
          <w:t>Se diminuísse</w:t>
        </w:r>
      </w:ins>
      <w:ins w:id="569" w:author="Marta Rebelo Valente" w:date="2022-04-07T10:03:00Z">
        <w:r w:rsidR="00496FBA">
          <w:rPr>
            <w:rFonts w:ascii="Times" w:hAnsi="Times" w:cs="Times"/>
            <w:color w:val="222222"/>
          </w:rPr>
          <w:t>mos</w:t>
        </w:r>
      </w:ins>
      <w:ins w:id="570" w:author="Marta Rebelo Valente" w:date="2022-04-07T09:44:00Z">
        <w:r w:rsidR="00E9014D">
          <w:rPr>
            <w:rFonts w:ascii="Times" w:hAnsi="Times" w:cs="Times"/>
            <w:color w:val="222222"/>
          </w:rPr>
          <w:t xml:space="preserve"> o diâmetro exterior da roda </w:t>
        </w:r>
      </w:ins>
      <w:ins w:id="571" w:author="Marta Rebelo Valente" w:date="2022-04-07T10:03:00Z">
        <w:r w:rsidR="009F1F8F">
          <w:rPr>
            <w:rFonts w:ascii="Times" w:hAnsi="Times" w:cs="Times"/>
            <w:color w:val="222222"/>
          </w:rPr>
          <w:t>(</w:t>
        </w:r>
      </w:ins>
      <w:ins w:id="572" w:author="Marta Rebelo Valente" w:date="2022-04-07T09:44:00Z">
        <w:r w:rsidR="00E9014D">
          <w:rPr>
            <w:rFonts w:ascii="Times" w:hAnsi="Times" w:cs="Times"/>
            <w:color w:val="222222"/>
          </w:rPr>
          <w:t>mantendo a sua massa</w:t>
        </w:r>
      </w:ins>
      <w:ins w:id="573" w:author="Marta Rebelo Valente" w:date="2022-04-07T10:03:00Z">
        <w:r w:rsidR="009F1F8F">
          <w:rPr>
            <w:rFonts w:ascii="Times" w:hAnsi="Times" w:cs="Times"/>
            <w:color w:val="222222"/>
          </w:rPr>
          <w:t>),</w:t>
        </w:r>
      </w:ins>
      <w:ins w:id="574" w:author="Marta Rebelo Valente" w:date="2022-04-07T09:44:00Z">
        <w:r w:rsidR="00E9014D">
          <w:rPr>
            <w:rFonts w:ascii="Times" w:hAnsi="Times" w:cs="Times"/>
            <w:color w:val="222222"/>
          </w:rPr>
          <w:t xml:space="preserve"> o momento de inércia iria</w:t>
        </w:r>
      </w:ins>
      <w:ins w:id="575" w:author="Marta Rebelo Valente" w:date="2022-04-07T10:03:00Z">
        <w:r w:rsidR="009F1F8F">
          <w:rPr>
            <w:rFonts w:ascii="Times" w:hAnsi="Times" w:cs="Times"/>
            <w:color w:val="222222"/>
          </w:rPr>
          <w:t xml:space="preserve"> também</w:t>
        </w:r>
      </w:ins>
      <w:ins w:id="576" w:author="Marta Rebelo Valente" w:date="2022-04-07T09:44:00Z">
        <w:r w:rsidR="00E9014D">
          <w:rPr>
            <w:rFonts w:ascii="Times" w:hAnsi="Times" w:cs="Times"/>
            <w:color w:val="222222"/>
          </w:rPr>
          <w:t xml:space="preserve"> diminuir e</w:t>
        </w:r>
      </w:ins>
      <w:ins w:id="577" w:author="Marta Rebelo Valente" w:date="2022-04-07T10:03:00Z">
        <w:r w:rsidR="009F1F8F">
          <w:rPr>
            <w:rFonts w:ascii="Times" w:hAnsi="Times" w:cs="Times"/>
            <w:color w:val="222222"/>
          </w:rPr>
          <w:t>,</w:t>
        </w:r>
      </w:ins>
      <w:ins w:id="578" w:author="Marta Rebelo Valente" w:date="2022-04-07T09:44:00Z">
        <w:r w:rsidR="00E9014D">
          <w:rPr>
            <w:rFonts w:ascii="Times" w:hAnsi="Times" w:cs="Times"/>
            <w:color w:val="222222"/>
          </w:rPr>
          <w:t xml:space="preserve"> dessa forma</w:t>
        </w:r>
      </w:ins>
      <w:ins w:id="579" w:author="Marta Rebelo Valente" w:date="2022-04-07T10:03:00Z">
        <w:r w:rsidR="009F1F8F">
          <w:rPr>
            <w:rFonts w:ascii="Times" w:hAnsi="Times" w:cs="Times"/>
            <w:color w:val="222222"/>
          </w:rPr>
          <w:t>,</w:t>
        </w:r>
      </w:ins>
      <w:ins w:id="580" w:author="Marta Rebelo Valente" w:date="2022-04-07T09:44:00Z">
        <w:r w:rsidR="00E9014D">
          <w:rPr>
            <w:rFonts w:ascii="Times" w:hAnsi="Times" w:cs="Times"/>
            <w:color w:val="222222"/>
          </w:rPr>
          <w:t xml:space="preserve"> a transferência de energia também </w:t>
        </w:r>
      </w:ins>
      <w:ins w:id="581" w:author="Marta Rebelo Valente" w:date="2022-04-07T10:03:00Z">
        <w:r w:rsidR="009F1F8F">
          <w:rPr>
            <w:rFonts w:ascii="Times" w:hAnsi="Times" w:cs="Times"/>
            <w:color w:val="222222"/>
          </w:rPr>
          <w:t>diminuiria</w:t>
        </w:r>
      </w:ins>
      <w:ins w:id="582" w:author="Marta Rebelo Valente" w:date="2022-04-07T10:06:00Z">
        <w:r w:rsidR="008E7FD4">
          <w:rPr>
            <w:rFonts w:ascii="Times" w:hAnsi="Times" w:cs="Times"/>
            <w:color w:val="222222"/>
          </w:rPr>
          <w:t xml:space="preserve">, uma vez que o momento de inércia é diretamente proporcional à massa e ao </w:t>
        </w:r>
      </w:ins>
      <w:ins w:id="583" w:author="Marta Rebelo Valente" w:date="2022-04-07T10:07:00Z">
        <w:r w:rsidR="008E7FD4">
          <w:rPr>
            <w:rFonts w:ascii="Times" w:hAnsi="Times" w:cs="Times"/>
            <w:color w:val="222222"/>
          </w:rPr>
          <w:t xml:space="preserve">quadrado do </w:t>
        </w:r>
      </w:ins>
      <w:ins w:id="584" w:author="Marta Rebelo Valente" w:date="2022-04-07T10:06:00Z">
        <w:r w:rsidR="008E7FD4">
          <w:rPr>
            <w:rFonts w:ascii="Times" w:hAnsi="Times" w:cs="Times"/>
            <w:color w:val="222222"/>
          </w:rPr>
          <w:t>raio</w:t>
        </w:r>
      </w:ins>
      <w:ins w:id="585" w:author="Marta Rebelo Valente" w:date="2022-04-07T10:07:00Z">
        <w:r w:rsidR="008E7FD4">
          <w:rPr>
            <w:rFonts w:ascii="Times" w:hAnsi="Times" w:cs="Times"/>
            <w:color w:val="222222"/>
          </w:rPr>
          <w:t xml:space="preserve"> </w:t>
        </w:r>
      </w:ins>
      <w:ins w:id="586" w:author="Marta Rebelo Valente" w:date="2022-04-07T10:06:00Z">
        <w:r w:rsidR="008E7FD4">
          <w:rPr>
            <w:rFonts w:ascii="Times" w:hAnsi="Times" w:cs="Times"/>
            <w:color w:val="222222"/>
          </w:rPr>
          <w:t>(</w:t>
        </w:r>
      </w:ins>
      <w:ins w:id="587" w:author="Marta Rebelo Valente" w:date="2022-04-07T10:07:00Z">
        <w:r w:rsidR="008E7FD4">
          <w:rPr>
            <w:rFonts w:ascii="Times" w:hAnsi="Times" w:cs="Times"/>
            <w:color w:val="222222"/>
          </w:rPr>
          <w:t xml:space="preserve">que corresponde a </w:t>
        </w:r>
      </w:ins>
      <w:ins w:id="588" w:author="Marta Rebelo Valente" w:date="2022-04-07T10:06:00Z">
        <w:r w:rsidR="008E7FD4">
          <w:rPr>
            <w:rFonts w:ascii="Times" w:hAnsi="Times" w:cs="Times"/>
            <w:color w:val="222222"/>
          </w:rPr>
          <w:t>metad</w:t>
        </w:r>
      </w:ins>
      <w:ins w:id="589" w:author="Marta Rebelo Valente" w:date="2022-04-07T10:07:00Z">
        <w:r w:rsidR="008E7FD4">
          <w:rPr>
            <w:rFonts w:ascii="Times" w:hAnsi="Times" w:cs="Times"/>
            <w:color w:val="222222"/>
          </w:rPr>
          <w:t>e do diâmetro</w:t>
        </w:r>
      </w:ins>
      <w:ins w:id="590" w:author="Marta Rebelo Valente" w:date="2022-04-07T10:06:00Z">
        <w:r w:rsidR="008E7FD4">
          <w:rPr>
            <w:rFonts w:ascii="Times" w:hAnsi="Times" w:cs="Times"/>
            <w:color w:val="222222"/>
          </w:rPr>
          <w:t>)</w:t>
        </w:r>
      </w:ins>
      <w:ins w:id="591" w:author="Marta Rebelo Valente" w:date="2022-04-07T09:44:00Z">
        <w:r w:rsidR="00E9014D">
          <w:rPr>
            <w:rFonts w:ascii="Times" w:hAnsi="Times" w:cs="Times"/>
            <w:color w:val="222222"/>
          </w:rPr>
          <w:t>.</w:t>
        </w:r>
      </w:ins>
    </w:p>
    <w:p w14:paraId="36B4B908" w14:textId="4AD2F056" w:rsidR="00A60909" w:rsidRDefault="00A60909" w:rsidP="00E9014D">
      <w:pPr>
        <w:pStyle w:val="Corpodetexto"/>
        <w:spacing w:line="360" w:lineRule="auto"/>
        <w:ind w:left="720"/>
        <w:rPr>
          <w:ins w:id="592" w:author="Marta Rebelo Valente" w:date="2022-04-04T19:14:00Z"/>
        </w:rPr>
        <w:pPrChange w:id="593" w:author="Marta Rebelo Valente" w:date="2022-04-07T09:44:00Z">
          <w:pPr>
            <w:pStyle w:val="Corpodetexto"/>
            <w:numPr>
              <w:numId w:val="29"/>
            </w:numPr>
            <w:spacing w:line="360" w:lineRule="auto"/>
            <w:ind w:left="720" w:hanging="360"/>
          </w:pPr>
        </w:pPrChange>
      </w:pPr>
    </w:p>
    <w:p w14:paraId="0A9D507F" w14:textId="5AC633AF" w:rsidR="00E9014D" w:rsidRDefault="00A60909" w:rsidP="002B6F90">
      <w:pPr>
        <w:pStyle w:val="NormalWeb"/>
        <w:shd w:val="clear" w:color="auto" w:fill="FFFFFF"/>
        <w:spacing w:before="0" w:beforeAutospacing="0" w:after="0" w:afterAutospacing="0" w:line="360" w:lineRule="atLeast"/>
        <w:jc w:val="both"/>
        <w:rPr>
          <w:ins w:id="594" w:author="Marta Rebelo Valente" w:date="2022-04-07T09:44:00Z"/>
          <w:rFonts w:ascii="Times" w:hAnsi="Times" w:cs="Times"/>
          <w:color w:val="222222"/>
        </w:rPr>
        <w:pPrChange w:id="595" w:author="Marta Rebelo Valente" w:date="2022-04-07T10:11:00Z">
          <w:pPr>
            <w:pStyle w:val="NormalWeb"/>
            <w:shd w:val="clear" w:color="auto" w:fill="FFFFFF"/>
            <w:spacing w:before="0" w:beforeAutospacing="0" w:after="0" w:afterAutospacing="0" w:line="360" w:lineRule="atLeast"/>
            <w:ind w:firstLine="360"/>
            <w:jc w:val="both"/>
          </w:pPr>
        </w:pPrChange>
      </w:pPr>
      <w:proofErr w:type="spellStart"/>
      <w:ins w:id="596" w:author="Marta Rebelo Valente" w:date="2022-04-04T19:14:00Z">
        <w:r>
          <w:t>ii</w:t>
        </w:r>
        <w:proofErr w:type="spellEnd"/>
        <w:r>
          <w:t xml:space="preserve">) </w:t>
        </w:r>
      </w:ins>
      <w:ins w:id="597" w:author="Marta Rebelo Valente" w:date="2022-04-07T09:44:00Z">
        <w:r w:rsidR="00E9014D">
          <w:rPr>
            <w:rFonts w:ascii="Times" w:hAnsi="Times" w:cs="Times"/>
            <w:color w:val="222222"/>
          </w:rPr>
          <w:t>Se aument</w:t>
        </w:r>
      </w:ins>
      <w:ins w:id="598" w:author="Marta Rebelo Valente" w:date="2022-04-07T10:04:00Z">
        <w:r w:rsidR="006922A0">
          <w:rPr>
            <w:rFonts w:ascii="Times" w:hAnsi="Times" w:cs="Times"/>
            <w:color w:val="222222"/>
          </w:rPr>
          <w:t>á</w:t>
        </w:r>
      </w:ins>
      <w:ins w:id="599" w:author="Marta Rebelo Valente" w:date="2022-04-07T09:44:00Z">
        <w:r w:rsidR="00E9014D">
          <w:rPr>
            <w:rFonts w:ascii="Times" w:hAnsi="Times" w:cs="Times"/>
            <w:color w:val="222222"/>
          </w:rPr>
          <w:t>sse</w:t>
        </w:r>
      </w:ins>
      <w:ins w:id="600" w:author="Marta Rebelo Valente" w:date="2022-04-07T10:04:00Z">
        <w:r w:rsidR="006922A0">
          <w:rPr>
            <w:rFonts w:ascii="Times" w:hAnsi="Times" w:cs="Times"/>
            <w:color w:val="222222"/>
          </w:rPr>
          <w:t>mos</w:t>
        </w:r>
      </w:ins>
      <w:ins w:id="601" w:author="Marta Rebelo Valente" w:date="2022-04-07T09:44:00Z">
        <w:r w:rsidR="00E9014D">
          <w:rPr>
            <w:rFonts w:ascii="Times" w:hAnsi="Times" w:cs="Times"/>
            <w:color w:val="222222"/>
          </w:rPr>
          <w:t xml:space="preserve"> a massa da roda, mantendo as suas dimensões</w:t>
        </w:r>
      </w:ins>
      <w:ins w:id="602" w:author="Marta Rebelo Valente" w:date="2022-04-07T10:04:00Z">
        <w:r w:rsidR="006922A0">
          <w:rPr>
            <w:rFonts w:ascii="Times" w:hAnsi="Times" w:cs="Times"/>
            <w:color w:val="222222"/>
          </w:rPr>
          <w:t>,</w:t>
        </w:r>
      </w:ins>
      <w:ins w:id="603" w:author="Marta Rebelo Valente" w:date="2022-04-07T09:44:00Z">
        <w:r w:rsidR="00E9014D">
          <w:rPr>
            <w:rFonts w:ascii="Times" w:hAnsi="Times" w:cs="Times"/>
            <w:color w:val="222222"/>
          </w:rPr>
          <w:t xml:space="preserve"> o momento d</w:t>
        </w:r>
      </w:ins>
      <w:ins w:id="604" w:author="Marta Rebelo Valente" w:date="2022-04-07T10:04:00Z">
        <w:r w:rsidR="006922A0">
          <w:rPr>
            <w:rFonts w:ascii="Times" w:hAnsi="Times" w:cs="Times"/>
            <w:color w:val="222222"/>
          </w:rPr>
          <w:t xml:space="preserve">a </w:t>
        </w:r>
      </w:ins>
      <w:ins w:id="605" w:author="Marta Rebelo Valente" w:date="2022-04-07T09:44:00Z">
        <w:r w:rsidR="00E9014D">
          <w:rPr>
            <w:rFonts w:ascii="Times" w:hAnsi="Times" w:cs="Times"/>
            <w:color w:val="222222"/>
          </w:rPr>
          <w:t>inércia iria aumentar</w:t>
        </w:r>
      </w:ins>
      <w:ins w:id="606" w:author="Marta Rebelo Valente" w:date="2022-04-07T10:07:00Z">
        <w:r w:rsidR="00C928F4">
          <w:rPr>
            <w:rFonts w:ascii="Times" w:hAnsi="Times" w:cs="Times"/>
            <w:color w:val="222222"/>
          </w:rPr>
          <w:t xml:space="preserve"> (sendo esta di</w:t>
        </w:r>
      </w:ins>
      <w:ins w:id="607" w:author="Marta Rebelo Valente" w:date="2022-04-07T10:08:00Z">
        <w:r w:rsidR="00C928F4">
          <w:rPr>
            <w:rFonts w:ascii="Times" w:hAnsi="Times" w:cs="Times"/>
            <w:color w:val="222222"/>
          </w:rPr>
          <w:t>retamente proporcional à massa</w:t>
        </w:r>
      </w:ins>
      <w:ins w:id="608" w:author="Marta Rebelo Valente" w:date="2022-04-07T10:07:00Z">
        <w:r w:rsidR="00C928F4">
          <w:rPr>
            <w:rFonts w:ascii="Times" w:hAnsi="Times" w:cs="Times"/>
            <w:color w:val="222222"/>
          </w:rPr>
          <w:t>)</w:t>
        </w:r>
      </w:ins>
      <w:ins w:id="609" w:author="Marta Rebelo Valente" w:date="2022-04-07T09:44:00Z">
        <w:r w:rsidR="00E9014D">
          <w:rPr>
            <w:rFonts w:ascii="Times" w:hAnsi="Times" w:cs="Times"/>
            <w:color w:val="222222"/>
          </w:rPr>
          <w:t xml:space="preserve"> e deste modo a transferência de energia também aumentar</w:t>
        </w:r>
      </w:ins>
      <w:ins w:id="610" w:author="Marta Rebelo Valente" w:date="2022-04-07T10:05:00Z">
        <w:r w:rsidR="006922A0">
          <w:rPr>
            <w:rFonts w:ascii="Times" w:hAnsi="Times" w:cs="Times"/>
            <w:color w:val="222222"/>
          </w:rPr>
          <w:t>ia</w:t>
        </w:r>
      </w:ins>
      <w:ins w:id="611" w:author="Marta Rebelo Valente" w:date="2022-04-07T10:08:00Z">
        <w:r w:rsidR="00C928F4">
          <w:rPr>
            <w:rFonts w:ascii="Times" w:hAnsi="Times" w:cs="Times"/>
            <w:color w:val="222222"/>
          </w:rPr>
          <w:t xml:space="preserve">, visto que, com base </w:t>
        </w:r>
      </w:ins>
      <w:ins w:id="612" w:author="Marta Rebelo Valente" w:date="2022-04-07T10:09:00Z">
        <w:r w:rsidR="00C928F4">
          <w:rPr>
            <w:rFonts w:ascii="Times" w:hAnsi="Times" w:cs="Times"/>
            <w:color w:val="222222"/>
          </w:rPr>
          <w:t>na fórmula da Energia de Rotação, podemos concluir que esta é diretamente proporcional ao momento da inércia</w:t>
        </w:r>
      </w:ins>
      <w:ins w:id="613" w:author="Marta Rebelo Valente" w:date="2022-04-07T09:44:00Z">
        <w:r w:rsidR="00E9014D">
          <w:rPr>
            <w:rFonts w:ascii="Times" w:hAnsi="Times" w:cs="Times"/>
            <w:color w:val="222222"/>
          </w:rPr>
          <w:t>.</w:t>
        </w:r>
      </w:ins>
    </w:p>
    <w:p w14:paraId="64307098" w14:textId="5025C1DF" w:rsidR="00A60909" w:rsidRPr="001B2D80" w:rsidRDefault="00A60909">
      <w:pPr>
        <w:pStyle w:val="Corpodetexto"/>
        <w:spacing w:line="360" w:lineRule="auto"/>
        <w:ind w:left="360"/>
        <w:pPrChange w:id="614" w:author="Marta Rebelo Valente" w:date="2022-04-04T19:14:00Z">
          <w:pPr>
            <w:pStyle w:val="Corpodetexto"/>
            <w:spacing w:line="360" w:lineRule="auto"/>
          </w:pPr>
        </w:pPrChange>
      </w:pPr>
    </w:p>
    <w:p w14:paraId="36959048" w14:textId="77777777" w:rsidR="008803B3" w:rsidRPr="001B2D80" w:rsidRDefault="008803B3" w:rsidP="008803B3">
      <w:pPr>
        <w:pStyle w:val="Corpodetexto"/>
        <w:spacing w:line="360" w:lineRule="auto"/>
      </w:pPr>
    </w:p>
    <w:p w14:paraId="22CCE636" w14:textId="1C56E738" w:rsidR="008803B3" w:rsidRPr="001B2D80" w:rsidRDefault="009F1F8F" w:rsidP="008803B3">
      <w:pPr>
        <w:pStyle w:val="Corpodetexto"/>
        <w:spacing w:line="360" w:lineRule="auto"/>
      </w:pPr>
      <w:ins w:id="615" w:author="Marta Rebelo Valente" w:date="2022-04-07T10:04:00Z">
        <w:r>
          <w:t>(Conclusões baseadas na</w:t>
        </w:r>
      </w:ins>
      <w:ins w:id="616" w:author="Marta Rebelo Valente" w:date="2022-04-07T10:10:00Z">
        <w:r w:rsidR="00C928F4">
          <w:t>s</w:t>
        </w:r>
      </w:ins>
      <w:ins w:id="617" w:author="Marta Rebelo Valente" w:date="2022-04-07T10:04:00Z">
        <w:r>
          <w:t xml:space="preserve"> fórmula</w:t>
        </w:r>
      </w:ins>
      <w:ins w:id="618" w:author="Marta Rebelo Valente" w:date="2022-04-07T10:10:00Z">
        <w:r w:rsidR="00C928F4">
          <w:t>s</w:t>
        </w:r>
      </w:ins>
      <w:ins w:id="619" w:author="Marta Rebelo Valente" w:date="2022-04-07T10:04:00Z">
        <w:r>
          <w:t>:</w:t>
        </w:r>
      </w:ins>
      <w:ins w:id="620" w:author="Marta Rebelo Valente" w:date="2022-04-07T10:05:00Z">
        <w:r w:rsidR="003E6CAD">
          <w:t xml:space="preserve"> </w:t>
        </w:r>
      </w:ins>
      <m:oMath>
        <m:sSub>
          <m:sSubPr>
            <m:ctrlPr>
              <w:ins w:id="621" w:author="Marta Rebelo Valente" w:date="2022-04-07T10:11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622" w:author="Marta Rebelo Valente" w:date="2022-04-07T10:11:00Z">
                <w:rPr>
                  <w:rFonts w:ascii="Cambria Math" w:hAnsi="Cambria Math"/>
                </w:rPr>
                <m:t>I</m:t>
              </w:ins>
            </m:r>
          </m:e>
          <m:sub>
            <m:r>
              <w:ins w:id="623" w:author="Marta Rebelo Valente" w:date="2022-04-07T10:11:00Z">
                <w:rPr>
                  <w:rFonts w:ascii="Cambria Math" w:hAnsi="Cambria Math"/>
                </w:rPr>
                <m:t>z</m:t>
              </w:ins>
            </m:r>
          </m:sub>
        </m:sSub>
        <m:r>
          <w:ins w:id="624" w:author="Marta Rebelo Valente" w:date="2022-04-07T10:11:00Z">
            <w:rPr>
              <w:rFonts w:ascii="Cambria Math" w:hAnsi="Cambria Math"/>
            </w:rPr>
            <m:t>=</m:t>
          </w:ins>
        </m:r>
        <m:f>
          <m:fPr>
            <m:ctrlPr>
              <w:ins w:id="625" w:author="Marta Rebelo Valente" w:date="2022-04-07T10:05:00Z">
                <w:rPr>
                  <w:rFonts w:ascii="Cambria Math" w:hAnsi="Cambria Math"/>
                  <w:i/>
                </w:rPr>
              </w:ins>
            </m:ctrlPr>
          </m:fPr>
          <m:num>
            <m:r>
              <w:ins w:id="626" w:author="Marta Rebelo Valente" w:date="2022-04-07T10:05:00Z">
                <w:rPr>
                  <w:rFonts w:ascii="Cambria Math" w:hAnsi="Cambria Math"/>
                </w:rPr>
                <m:t>1</m:t>
              </w:ins>
            </m:r>
          </m:num>
          <m:den>
            <m:r>
              <w:ins w:id="627" w:author="Marta Rebelo Valente" w:date="2022-04-07T10:05:00Z">
                <w:rPr>
                  <w:rFonts w:ascii="Cambria Math" w:hAnsi="Cambria Math"/>
                </w:rPr>
                <m:t>2</m:t>
              </w:ins>
            </m:r>
          </m:den>
        </m:f>
        <m:r>
          <w:ins w:id="628" w:author="Marta Rebelo Valente" w:date="2022-04-07T10:05:00Z">
            <w:rPr>
              <w:rFonts w:ascii="Cambria Math" w:hAnsi="Cambria Math"/>
            </w:rPr>
            <m:t>M(</m:t>
          </w:ins>
        </m:r>
        <m:sSubSup>
          <m:sSubSupPr>
            <m:ctrlPr>
              <w:ins w:id="629" w:author="Marta Rebelo Valente" w:date="2022-04-07T10:05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630" w:author="Marta Rebelo Valente" w:date="2022-04-07T10:05:00Z">
                <w:rPr>
                  <w:rFonts w:ascii="Cambria Math" w:hAnsi="Cambria Math"/>
                </w:rPr>
                <m:t>R</m:t>
              </w:ins>
            </m:r>
          </m:e>
          <m:sub>
            <m:r>
              <w:ins w:id="631" w:author="Marta Rebelo Valente" w:date="2022-04-07T10:05:00Z">
                <w:rPr>
                  <w:rFonts w:ascii="Cambria Math" w:hAnsi="Cambria Math"/>
                </w:rPr>
                <m:t>1</m:t>
              </w:ins>
            </m:r>
          </m:sub>
          <m:sup>
            <m:r>
              <w:ins w:id="632" w:author="Marta Rebelo Valente" w:date="2022-04-07T10:05:00Z">
                <w:rPr>
                  <w:rFonts w:ascii="Cambria Math" w:hAnsi="Cambria Math"/>
                </w:rPr>
                <m:t>2</m:t>
              </w:ins>
            </m:r>
          </m:sup>
        </m:sSubSup>
        <m:r>
          <w:ins w:id="633" w:author="Marta Rebelo Valente" w:date="2022-04-07T10:05:00Z">
            <w:rPr>
              <w:rFonts w:ascii="Cambria Math" w:hAnsi="Cambria Math"/>
            </w:rPr>
            <m:t>+</m:t>
          </w:ins>
        </m:r>
        <m:sSubSup>
          <m:sSubSupPr>
            <m:ctrlPr>
              <w:ins w:id="634" w:author="Marta Rebelo Valente" w:date="2022-04-07T10:05:00Z">
                <w:rPr>
                  <w:rFonts w:ascii="Cambria Math" w:hAnsi="Cambria Math"/>
                  <w:i/>
                </w:rPr>
              </w:ins>
            </m:ctrlPr>
          </m:sSubSupPr>
          <m:e>
            <m:r>
              <w:ins w:id="635" w:author="Marta Rebelo Valente" w:date="2022-04-07T10:05:00Z">
                <w:rPr>
                  <w:rFonts w:ascii="Cambria Math" w:hAnsi="Cambria Math"/>
                </w:rPr>
                <m:t>R</m:t>
              </w:ins>
            </m:r>
          </m:e>
          <m:sub>
            <m:r>
              <w:ins w:id="636" w:author="Marta Rebelo Valente" w:date="2022-04-07T10:05:00Z">
                <w:rPr>
                  <w:rFonts w:ascii="Cambria Math" w:hAnsi="Cambria Math"/>
                </w:rPr>
                <m:t>2</m:t>
              </w:ins>
            </m:r>
          </m:sub>
          <m:sup>
            <m:r>
              <w:ins w:id="637" w:author="Marta Rebelo Valente" w:date="2022-04-07T10:05:00Z">
                <w:rPr>
                  <w:rFonts w:ascii="Cambria Math" w:hAnsi="Cambria Math"/>
                </w:rPr>
                <m:t>2</m:t>
              </w:ins>
            </m:r>
          </m:sup>
        </m:sSubSup>
        <m:r>
          <w:ins w:id="638" w:author="Marta Rebelo Valente" w:date="2022-04-07T10:05:00Z">
            <w:rPr>
              <w:rFonts w:ascii="Cambria Math" w:hAnsi="Cambria Math"/>
            </w:rPr>
            <m:t>)</m:t>
          </w:ins>
        </m:r>
      </m:oMath>
      <w:ins w:id="639" w:author="Marta Rebelo Valente" w:date="2022-04-07T10:10:00Z">
        <w:r w:rsidR="00C928F4">
          <w:t xml:space="preserve"> e E</w:t>
        </w:r>
        <w:r w:rsidR="00C928F4">
          <w:rPr>
            <w:vertAlign w:val="subscript"/>
          </w:rPr>
          <w:t>R</w:t>
        </w:r>
        <w:r w:rsidR="00C928F4">
          <w:t xml:space="preserve">= </w:t>
        </w:r>
        <w:r w:rsidR="00C928F4" w:rsidRPr="00A13CF0">
          <w:t xml:space="preserve">½ </w:t>
        </w:r>
        <w:proofErr w:type="spellStart"/>
        <w:r w:rsidR="00C928F4" w:rsidRPr="00A13CF0">
          <w:t>I</w:t>
        </w:r>
        <w:r w:rsidR="00C928F4" w:rsidRPr="00A13CF0">
          <w:rPr>
            <w:vertAlign w:val="subscript"/>
          </w:rPr>
          <w:t>z</w:t>
        </w:r>
        <w:proofErr w:type="spellEnd"/>
        <w:r w:rsidR="00C928F4" w:rsidRPr="00A13CF0">
          <w:t xml:space="preserve"> (v/r)</w:t>
        </w:r>
        <w:r w:rsidR="00C928F4" w:rsidRPr="00A13CF0">
          <w:rPr>
            <w:vertAlign w:val="superscript"/>
          </w:rPr>
          <w:t>2</w:t>
        </w:r>
        <w:r w:rsidR="00C928F4" w:rsidRPr="00A13CF0">
          <w:t xml:space="preserve"> (t)</w:t>
        </w:r>
      </w:ins>
      <w:ins w:id="640" w:author="Marta Rebelo Valente" w:date="2022-04-07T10:05:00Z">
        <w:r w:rsidR="003E6CAD">
          <w:t>)</w:t>
        </w:r>
      </w:ins>
    </w:p>
    <w:p w14:paraId="29A8671B" w14:textId="77777777" w:rsidR="008803B3" w:rsidRPr="001B2D80" w:rsidRDefault="008803B3" w:rsidP="008803B3">
      <w:pPr>
        <w:pStyle w:val="Corpodetexto"/>
        <w:spacing w:line="360" w:lineRule="auto"/>
      </w:pPr>
    </w:p>
    <w:p w14:paraId="3C884735" w14:textId="77777777" w:rsidR="008803B3" w:rsidRPr="001B2D80" w:rsidRDefault="008803B3" w:rsidP="008803B3">
      <w:pPr>
        <w:pStyle w:val="Corpodetexto"/>
        <w:spacing w:line="360" w:lineRule="auto"/>
      </w:pPr>
    </w:p>
    <w:p w14:paraId="53209245" w14:textId="77777777" w:rsidR="008803B3" w:rsidRPr="001B2D80" w:rsidRDefault="008803B3" w:rsidP="008803B3">
      <w:pPr>
        <w:pStyle w:val="Corpodetexto"/>
      </w:pPr>
    </w:p>
    <w:p w14:paraId="23984EFD" w14:textId="77777777" w:rsidR="008803B3" w:rsidRPr="001B2D80" w:rsidRDefault="008803B3" w:rsidP="008803B3">
      <w:pPr>
        <w:pStyle w:val="Corpodetexto"/>
      </w:pPr>
    </w:p>
    <w:p w14:paraId="251B054C" w14:textId="77777777" w:rsidR="008803B3" w:rsidRPr="001B2D80" w:rsidRDefault="008803B3" w:rsidP="008803B3">
      <w:pPr>
        <w:pStyle w:val="Corpodetexto"/>
      </w:pPr>
    </w:p>
    <w:p w14:paraId="18A6EFBB" w14:textId="77777777" w:rsidR="008803B3" w:rsidRPr="001B2D80" w:rsidRDefault="008803B3" w:rsidP="008803B3">
      <w:pPr>
        <w:pStyle w:val="Corpodetexto"/>
      </w:pPr>
    </w:p>
    <w:p w14:paraId="57479879" w14:textId="77777777" w:rsidR="008803B3" w:rsidRDefault="008803B3" w:rsidP="008803B3">
      <w:pPr>
        <w:pStyle w:val="Corpodetexto"/>
      </w:pPr>
    </w:p>
    <w:p w14:paraId="70B134FE" w14:textId="77777777" w:rsidR="008803B3" w:rsidRDefault="008803B3" w:rsidP="008803B3">
      <w:pPr>
        <w:pStyle w:val="Corpodetexto"/>
      </w:pPr>
    </w:p>
    <w:p w14:paraId="594AE8B6" w14:textId="77777777" w:rsidR="008803B3" w:rsidRDefault="008803B3" w:rsidP="008803B3">
      <w:pPr>
        <w:pStyle w:val="Corpodetexto"/>
      </w:pPr>
    </w:p>
    <w:p w14:paraId="29CE7273" w14:textId="77777777" w:rsidR="008803B3" w:rsidRPr="001B2D80" w:rsidRDefault="008803B3" w:rsidP="008803B3">
      <w:pPr>
        <w:pStyle w:val="Corpodetexto"/>
      </w:pPr>
    </w:p>
    <w:p w14:paraId="70096191" w14:textId="77777777" w:rsidR="008803B3" w:rsidRPr="001B2D80" w:rsidRDefault="008803B3" w:rsidP="008803B3">
      <w:pPr>
        <w:pStyle w:val="Corpodetexto"/>
      </w:pPr>
    </w:p>
    <w:p w14:paraId="32F0F5EE" w14:textId="77777777" w:rsidR="008803B3" w:rsidRDefault="008803B3" w:rsidP="008803B3">
      <w:pPr>
        <w:pStyle w:val="Corpodetexto"/>
        <w:numPr>
          <w:ilvl w:val="0"/>
          <w:numId w:val="22"/>
        </w:numPr>
        <w:rPr>
          <w:b/>
        </w:rPr>
      </w:pPr>
      <w:r w:rsidRPr="0063595E">
        <w:rPr>
          <w:b/>
        </w:rPr>
        <w:t>Conclusões</w:t>
      </w:r>
    </w:p>
    <w:p w14:paraId="611787D9" w14:textId="77777777" w:rsidR="008803B3" w:rsidRPr="004625AE" w:rsidRDefault="008803B3" w:rsidP="008803B3">
      <w:pPr>
        <w:pStyle w:val="Corpodetexto"/>
        <w:spacing w:line="360" w:lineRule="auto"/>
        <w:ind w:left="360"/>
        <w:rPr>
          <w:sz w:val="20"/>
        </w:rPr>
      </w:pPr>
      <w:r w:rsidRPr="004625AE">
        <w:rPr>
          <w:sz w:val="20"/>
        </w:rPr>
        <w:t>Indique qual foi, na sua opinião, o resultado mais relevante que obteve no presente trabalho experimental.</w:t>
      </w:r>
    </w:p>
    <w:p w14:paraId="5EC3683F" w14:textId="77777777" w:rsidR="008803B3" w:rsidRPr="0063595E" w:rsidRDefault="008803B3" w:rsidP="008803B3">
      <w:pPr>
        <w:pStyle w:val="Corpodetexto"/>
      </w:pPr>
    </w:p>
    <w:p w14:paraId="0661B724" w14:textId="77777777" w:rsidR="00816C8A" w:rsidRDefault="007E15EE" w:rsidP="009D5008">
      <w:pPr>
        <w:ind w:firstLine="360"/>
        <w:jc w:val="both"/>
        <w:rPr>
          <w:ins w:id="641" w:author="Marta Rebelo Valente" w:date="2022-04-04T19:33:00Z"/>
          <w:lang w:val="pt-PT"/>
        </w:rPr>
      </w:pPr>
      <w:ins w:id="642" w:author="Marta Rebelo Valente" w:date="2022-04-04T19:16:00Z">
        <w:r w:rsidRPr="007E15EE">
          <w:rPr>
            <w:lang w:val="pt-PT"/>
            <w:rPrChange w:id="643" w:author="Marta Rebelo Valente" w:date="2022-04-04T19:17:00Z">
              <w:rPr/>
            </w:rPrChange>
          </w:rPr>
          <w:t xml:space="preserve">Neste trabalho abordámos o assunto </w:t>
        </w:r>
      </w:ins>
      <w:ins w:id="644" w:author="Marta Rebelo Valente" w:date="2022-04-04T19:17:00Z">
        <w:r>
          <w:rPr>
            <w:lang w:val="pt-PT"/>
          </w:rPr>
          <w:t>da c</w:t>
        </w:r>
        <w:r w:rsidRPr="007E15EE">
          <w:rPr>
            <w:lang w:val="pt-PT"/>
            <w:rPrChange w:id="645" w:author="Marta Rebelo Valente" w:date="2022-04-04T19:17:00Z">
              <w:rPr>
                <w:b/>
                <w:sz w:val="28"/>
                <w:lang w:val="pt-PT"/>
              </w:rPr>
            </w:rPrChange>
          </w:rPr>
          <w:t xml:space="preserve">onservação da </w:t>
        </w:r>
        <w:r>
          <w:rPr>
            <w:lang w:val="pt-PT"/>
          </w:rPr>
          <w:t>e</w:t>
        </w:r>
        <w:r w:rsidRPr="007E15EE">
          <w:rPr>
            <w:lang w:val="pt-PT"/>
            <w:rPrChange w:id="646" w:author="Marta Rebelo Valente" w:date="2022-04-04T19:17:00Z">
              <w:rPr>
                <w:b/>
                <w:sz w:val="28"/>
                <w:lang w:val="pt-PT"/>
              </w:rPr>
            </w:rPrChange>
          </w:rPr>
          <w:t xml:space="preserve">nergia </w:t>
        </w:r>
      </w:ins>
      <w:ins w:id="647" w:author="Marta Rebelo Valente" w:date="2022-04-04T19:20:00Z">
        <w:r w:rsidR="009D5008">
          <w:rPr>
            <w:lang w:val="pt-PT"/>
          </w:rPr>
          <w:t>mecânica de um sist</w:t>
        </w:r>
      </w:ins>
      <w:ins w:id="648" w:author="Marta Rebelo Valente" w:date="2022-04-04T19:21:00Z">
        <w:r w:rsidR="009D5008">
          <w:rPr>
            <w:lang w:val="pt-PT"/>
          </w:rPr>
          <w:t xml:space="preserve">ema que executa um movimento combinado do movimento de translação e o de rotação. Para tal </w:t>
        </w:r>
      </w:ins>
      <w:ins w:id="649" w:author="Marta Rebelo Valente" w:date="2022-04-04T19:24:00Z">
        <w:r w:rsidR="009D5008">
          <w:rPr>
            <w:lang w:val="pt-PT"/>
          </w:rPr>
          <w:t xml:space="preserve">precisámos </w:t>
        </w:r>
      </w:ins>
      <w:ins w:id="650" w:author="Marta Rebelo Valente" w:date="2022-04-04T19:21:00Z">
        <w:r w:rsidR="009D5008">
          <w:rPr>
            <w:lang w:val="pt-PT"/>
          </w:rPr>
          <w:t>do auxílio da roda de Maxwell.</w:t>
        </w:r>
      </w:ins>
      <w:ins w:id="651" w:author="Marta Rebelo Valente" w:date="2022-04-04T19:24:00Z">
        <w:r w:rsidR="009D5008">
          <w:rPr>
            <w:lang w:val="pt-PT"/>
          </w:rPr>
          <w:t xml:space="preserve"> Esta, consiste num conjunto que contém um di</w:t>
        </w:r>
      </w:ins>
      <w:ins w:id="652" w:author="Marta Rebelo Valente" w:date="2022-04-04T19:25:00Z">
        <w:r w:rsidR="009D5008">
          <w:rPr>
            <w:lang w:val="pt-PT"/>
          </w:rPr>
          <w:t xml:space="preserve">sco perfurado por um </w:t>
        </w:r>
        <w:r w:rsidR="00F25AAD">
          <w:rPr>
            <w:lang w:val="pt-PT"/>
          </w:rPr>
          <w:t>tubo de metal, em que o intuito é observ</w:t>
        </w:r>
      </w:ins>
      <w:ins w:id="653" w:author="Marta Rebelo Valente" w:date="2022-04-04T19:26:00Z">
        <w:r w:rsidR="00F25AAD">
          <w:rPr>
            <w:lang w:val="pt-PT"/>
          </w:rPr>
          <w:t xml:space="preserve">ar o movimento de rotação do disco sobre o eixo central. </w:t>
        </w:r>
        <w:r w:rsidR="00F25AAD" w:rsidRPr="00F25AAD">
          <w:rPr>
            <w:lang w:val="pt-PT"/>
            <w:rPrChange w:id="654" w:author="Marta Rebelo Valente" w:date="2022-04-04T19:26:00Z">
              <w:rPr/>
            </w:rPrChange>
          </w:rPr>
          <w:t>O eixo de rotação, por sua vez, é suspenso por dois fios fixos às extremidades do</w:t>
        </w:r>
        <w:r w:rsidR="00F25AAD">
          <w:rPr>
            <w:lang w:val="pt-PT"/>
          </w:rPr>
          <w:t xml:space="preserve"> mesmo</w:t>
        </w:r>
        <w:r w:rsidR="00F25AAD" w:rsidRPr="00F25AAD">
          <w:rPr>
            <w:lang w:val="pt-PT"/>
            <w:rPrChange w:id="655" w:author="Marta Rebelo Valente" w:date="2022-04-04T19:26:00Z">
              <w:rPr/>
            </w:rPrChange>
          </w:rPr>
          <w:t>.</w:t>
        </w:r>
      </w:ins>
    </w:p>
    <w:p w14:paraId="16D11F9E" w14:textId="2B87735E" w:rsidR="007E15EE" w:rsidRPr="00F25AAD" w:rsidRDefault="00F25AAD">
      <w:pPr>
        <w:ind w:firstLine="360"/>
        <w:jc w:val="both"/>
        <w:rPr>
          <w:ins w:id="656" w:author="Marta Rebelo Valente" w:date="2022-04-04T19:17:00Z"/>
          <w:b/>
          <w:sz w:val="28"/>
          <w:lang w:val="pt-PT"/>
        </w:rPr>
        <w:pPrChange w:id="657" w:author="Marta Rebelo Valente" w:date="2022-04-04T19:22:00Z">
          <w:pPr>
            <w:jc w:val="center"/>
          </w:pPr>
        </w:pPrChange>
      </w:pPr>
      <w:ins w:id="658" w:author="Marta Rebelo Valente" w:date="2022-04-04T19:26:00Z">
        <w:r w:rsidRPr="00F25AAD">
          <w:rPr>
            <w:lang w:val="pt-PT"/>
            <w:rPrChange w:id="659" w:author="Marta Rebelo Valente" w:date="2022-04-04T19:26:00Z">
              <w:rPr/>
            </w:rPrChange>
          </w:rPr>
          <w:t xml:space="preserve"> </w:t>
        </w:r>
        <w:r>
          <w:rPr>
            <w:lang w:val="pt-PT"/>
          </w:rPr>
          <w:t>Por fim, o</w:t>
        </w:r>
        <w:r w:rsidRPr="00F25AAD">
          <w:rPr>
            <w:lang w:val="pt-PT"/>
            <w:rPrChange w:id="660" w:author="Marta Rebelo Valente" w:date="2022-04-04T19:26:00Z">
              <w:rPr/>
            </w:rPrChange>
          </w:rPr>
          <w:t xml:space="preserve"> sistema</w:t>
        </w:r>
        <w:r>
          <w:rPr>
            <w:lang w:val="pt-PT"/>
          </w:rPr>
          <w:t>,</w:t>
        </w:r>
        <w:r w:rsidRPr="00F25AAD">
          <w:rPr>
            <w:lang w:val="pt-PT"/>
            <w:rPrChange w:id="661" w:author="Marta Rebelo Valente" w:date="2022-04-04T19:26:00Z">
              <w:rPr/>
            </w:rPrChange>
          </w:rPr>
          <w:t xml:space="preserve"> quando solto de uma certa altura</w:t>
        </w:r>
        <w:r>
          <w:rPr>
            <w:lang w:val="pt-PT"/>
          </w:rPr>
          <w:t>,</w:t>
        </w:r>
        <w:r w:rsidRPr="00F25AAD">
          <w:rPr>
            <w:lang w:val="pt-PT"/>
            <w:rPrChange w:id="662" w:author="Marta Rebelo Valente" w:date="2022-04-04T19:26:00Z">
              <w:rPr/>
            </w:rPrChange>
          </w:rPr>
          <w:t xml:space="preserve"> passa a executar um movimento combinado de translação, na vertical, e rotaçã</w:t>
        </w:r>
      </w:ins>
      <w:ins w:id="663" w:author="Marta Rebelo Valente" w:date="2022-04-04T19:27:00Z">
        <w:r>
          <w:rPr>
            <w:lang w:val="pt-PT"/>
          </w:rPr>
          <w:t>o</w:t>
        </w:r>
      </w:ins>
      <w:ins w:id="664" w:author="Marta Rebelo Valente" w:date="2022-04-04T19:26:00Z">
        <w:r w:rsidRPr="00F25AAD">
          <w:rPr>
            <w:lang w:val="pt-PT"/>
            <w:rPrChange w:id="665" w:author="Marta Rebelo Valente" w:date="2022-04-04T19:26:00Z">
              <w:rPr/>
            </w:rPrChange>
          </w:rPr>
          <w:t xml:space="preserve">. Ao atingir o ponto de menor altura na sua trajetória, a roda inverte o seu movimento. Nesse processo é possível observar e avaliar a transformação contínua de energia potencial gravitacional em energia cinética, e vice-versa. </w:t>
        </w:r>
      </w:ins>
    </w:p>
    <w:p w14:paraId="09831F9E" w14:textId="1C8AD9A5" w:rsidR="008803B3" w:rsidRDefault="00B14A90" w:rsidP="008803B3">
      <w:pPr>
        <w:pStyle w:val="Corpodetexto"/>
        <w:rPr>
          <w:ins w:id="666" w:author="Marta Rebelo Valente" w:date="2022-04-04T19:30:00Z"/>
        </w:rPr>
      </w:pPr>
      <w:ins w:id="667" w:author="Marta Rebelo Valente" w:date="2022-04-04T19:29:00Z">
        <w:r>
          <w:tab/>
          <w:t>Cumprimos todos os objetivos, visto que fomos capazes de fazer todas as medições em tempo útil e de seguida responder às questões col</w:t>
        </w:r>
      </w:ins>
      <w:ins w:id="668" w:author="Marta Rebelo Valente" w:date="2022-04-04T19:30:00Z">
        <w:r>
          <w:t xml:space="preserve">ocadas da forma mais completa possível. </w:t>
        </w:r>
      </w:ins>
    </w:p>
    <w:p w14:paraId="15CC60D7" w14:textId="28A567D0" w:rsidR="00B14A90" w:rsidRPr="001B2D80" w:rsidRDefault="00B14A90" w:rsidP="008803B3">
      <w:pPr>
        <w:pStyle w:val="Corpodetexto"/>
      </w:pPr>
      <w:ins w:id="669" w:author="Marta Rebelo Valente" w:date="2022-04-04T19:30:00Z">
        <w:r>
          <w:tab/>
        </w:r>
      </w:ins>
      <w:ins w:id="670" w:author="Marta Rebelo Valente" w:date="2022-04-04T19:31:00Z">
        <w:r w:rsidR="001176B8">
          <w:t xml:space="preserve">Finalmente, este trabalho foi bastante importante </w:t>
        </w:r>
      </w:ins>
      <w:ins w:id="671" w:author="Marta Rebelo Valente" w:date="2022-04-04T19:32:00Z">
        <w:r w:rsidR="001176B8">
          <w:t>para a compreensão de todos os conceitos previamente enunciados</w:t>
        </w:r>
        <w:r w:rsidR="00741B3E">
          <w:t xml:space="preserve">, visto que ao estudarmos casos particulares do tema, pudemos refletir e </w:t>
        </w:r>
      </w:ins>
      <w:ins w:id="672" w:author="Marta Rebelo Valente" w:date="2022-04-04T19:33:00Z">
        <w:r w:rsidR="00741B3E">
          <w:t>entender melhor os casos gerais</w:t>
        </w:r>
      </w:ins>
      <w:ins w:id="673" w:author="Marta Rebelo Valente" w:date="2022-04-04T19:32:00Z">
        <w:r w:rsidR="001176B8">
          <w:t>.</w:t>
        </w:r>
      </w:ins>
      <w:ins w:id="674" w:author="Marta Rebelo Valente" w:date="2022-04-04T19:31:00Z">
        <w:r w:rsidR="001176B8">
          <w:t xml:space="preserve"> </w:t>
        </w:r>
      </w:ins>
    </w:p>
    <w:p w14:paraId="0660A500" w14:textId="77777777" w:rsidR="008803B3" w:rsidRPr="001B2D80" w:rsidRDefault="008803B3" w:rsidP="008803B3">
      <w:pPr>
        <w:pStyle w:val="Corpodetexto"/>
      </w:pPr>
    </w:p>
    <w:p w14:paraId="44A6B81B" w14:textId="77777777" w:rsidR="008803B3" w:rsidRPr="001B2D80" w:rsidRDefault="008803B3" w:rsidP="008803B3">
      <w:pPr>
        <w:pStyle w:val="Corpodetexto"/>
      </w:pPr>
    </w:p>
    <w:p w14:paraId="4AF1CC1C" w14:textId="77777777" w:rsidR="008803B3" w:rsidRPr="001B2D80" w:rsidRDefault="008803B3" w:rsidP="008803B3">
      <w:pPr>
        <w:pStyle w:val="Corpodetexto"/>
      </w:pPr>
    </w:p>
    <w:p w14:paraId="39302204" w14:textId="77777777" w:rsidR="008803B3" w:rsidRPr="001B2D80" w:rsidRDefault="008803B3" w:rsidP="008803B3">
      <w:pPr>
        <w:pStyle w:val="Corpodetexto"/>
      </w:pPr>
    </w:p>
    <w:p w14:paraId="0695D71D" w14:textId="77777777" w:rsidR="00C561B8" w:rsidRPr="009764C7" w:rsidRDefault="00C561B8" w:rsidP="00C9598D">
      <w:pPr>
        <w:widowControl w:val="0"/>
        <w:autoSpaceDE w:val="0"/>
        <w:autoSpaceDN w:val="0"/>
        <w:adjustRightInd w:val="0"/>
        <w:spacing w:line="320" w:lineRule="atLeast"/>
        <w:ind w:left="220"/>
        <w:rPr>
          <w:lang w:val="pt-PT"/>
        </w:rPr>
      </w:pPr>
    </w:p>
    <w:p w14:paraId="3D6A16FA" w14:textId="77777777" w:rsidR="00850C0F" w:rsidRPr="00995E03" w:rsidRDefault="00653411" w:rsidP="00653411">
      <w:pPr>
        <w:widowControl w:val="0"/>
        <w:autoSpaceDE w:val="0"/>
        <w:autoSpaceDN w:val="0"/>
        <w:adjustRightInd w:val="0"/>
        <w:spacing w:line="320" w:lineRule="atLeast"/>
        <w:rPr>
          <w:lang w:val="pt-PT"/>
        </w:rPr>
      </w:pPr>
      <w:r w:rsidRPr="00995E03">
        <w:rPr>
          <w:lang w:val="pt-PT"/>
        </w:rPr>
        <w:t xml:space="preserve"> </w:t>
      </w:r>
    </w:p>
    <w:sectPr w:rsidR="00850C0F" w:rsidRPr="00995E03" w:rsidSect="006C04ED">
      <w:headerReference w:type="default" r:id="rId127"/>
      <w:footerReference w:type="even" r:id="rId128"/>
      <w:footerReference w:type="default" r:id="rId129"/>
      <w:type w:val="continuous"/>
      <w:pgSz w:w="11899" w:h="16838"/>
      <w:pgMar w:top="1440" w:right="1800" w:bottom="1440" w:left="1800" w:header="720" w:footer="900" w:gutter="0"/>
      <w:cols w:space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58EE5" w14:textId="77777777" w:rsidR="00BD278D" w:rsidRDefault="00BD278D">
      <w:r>
        <w:separator/>
      </w:r>
    </w:p>
  </w:endnote>
  <w:endnote w:type="continuationSeparator" w:id="0">
    <w:p w14:paraId="4FCAC036" w14:textId="77777777" w:rsidR="00BD278D" w:rsidRDefault="00BD27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MS-Italic">
    <w:altName w:val="Trebuchet MS"/>
    <w:charset w:val="00"/>
    <w:family w:val="auto"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9B693" w14:textId="77777777" w:rsidR="00390F68" w:rsidRDefault="00390F6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03E0E87" w14:textId="77777777" w:rsidR="00390F68" w:rsidRDefault="00390F6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11C41" w14:textId="77777777" w:rsidR="00390F68" w:rsidRPr="00995E03" w:rsidRDefault="00390F68">
    <w:pPr>
      <w:pStyle w:val="Rodap"/>
      <w:framePr w:wrap="around" w:vAnchor="text" w:hAnchor="margin" w:xAlign="right" w:y="1"/>
      <w:rPr>
        <w:rStyle w:val="Nmerodepgina"/>
        <w:lang w:val="pt-PT"/>
      </w:rPr>
    </w:pPr>
    <w:r>
      <w:rPr>
        <w:rStyle w:val="Nmerodepgina"/>
      </w:rPr>
      <w:fldChar w:fldCharType="begin"/>
    </w:r>
    <w:r w:rsidRPr="00995E03">
      <w:rPr>
        <w:rStyle w:val="Nmerodepgina"/>
        <w:lang w:val="pt-PT"/>
      </w:rPr>
      <w:instrText xml:space="preserve">PAGE  </w:instrText>
    </w:r>
    <w:r>
      <w:rPr>
        <w:rStyle w:val="Nmerodepgina"/>
      </w:rPr>
      <w:fldChar w:fldCharType="separate"/>
    </w:r>
    <w:r w:rsidR="0079782D">
      <w:rPr>
        <w:rStyle w:val="Nmerodepgina"/>
        <w:noProof/>
        <w:lang w:val="pt-PT"/>
      </w:rPr>
      <w:t>15</w:t>
    </w:r>
    <w:r>
      <w:rPr>
        <w:rStyle w:val="Nmerodepgina"/>
      </w:rPr>
      <w:fldChar w:fldCharType="end"/>
    </w:r>
  </w:p>
  <w:p w14:paraId="6FB5912C" w14:textId="77777777" w:rsidR="00390F68" w:rsidRPr="00995E03" w:rsidRDefault="00E82912">
    <w:pPr>
      <w:pStyle w:val="Rodap"/>
      <w:ind w:right="360"/>
      <w:rPr>
        <w:lang w:val="pt-PT"/>
      </w:rPr>
    </w:pPr>
    <w:r w:rsidRPr="00141590">
      <w:rPr>
        <w:rStyle w:val="nfase"/>
        <w:lang w:val="pt-PT"/>
      </w:rPr>
      <w:t xml:space="preserve">Física 1 </w:t>
    </w:r>
    <w:r w:rsidR="00390F68" w:rsidRPr="00995E03">
      <w:rPr>
        <w:i/>
        <w:sz w:val="22"/>
        <w:lang w:val="pt-PT"/>
      </w:rPr>
      <w:t>– Conservação de energia mecâni</w:t>
    </w:r>
    <w:r w:rsidR="00170183" w:rsidRPr="00995E03">
      <w:rPr>
        <w:i/>
        <w:sz w:val="22"/>
        <w:lang w:val="pt-PT"/>
      </w:rPr>
      <w:t>ca (</w:t>
    </w:r>
    <w:r w:rsidRPr="00141590">
      <w:rPr>
        <w:rStyle w:val="nfase"/>
        <w:lang w:val="pt-PT"/>
      </w:rPr>
      <w:t>2º Semestre 2021/2022</w:t>
    </w:r>
    <w:r w:rsidR="00170183" w:rsidRPr="00995E03">
      <w:rPr>
        <w:i/>
        <w:sz w:val="22"/>
        <w:lang w:val="pt-PT"/>
      </w:rPr>
      <w:t xml:space="preserve"> – V</w:t>
    </w:r>
    <w:r>
      <w:rPr>
        <w:i/>
        <w:sz w:val="22"/>
        <w:lang w:val="pt-PT"/>
      </w:rPr>
      <w:t>7</w:t>
    </w:r>
    <w:r w:rsidR="00170183" w:rsidRPr="00995E03">
      <w:rPr>
        <w:i/>
        <w:sz w:val="22"/>
        <w:lang w:val="pt-PT"/>
      </w:rPr>
      <w:t>.</w:t>
    </w:r>
    <w:r>
      <w:rPr>
        <w:i/>
        <w:sz w:val="22"/>
        <w:lang w:val="pt-PT"/>
      </w:rPr>
      <w:t>0</w:t>
    </w:r>
    <w:r w:rsidR="00390F68" w:rsidRPr="00995E03">
      <w:rPr>
        <w:i/>
        <w:sz w:val="22"/>
        <w:lang w:val="pt-PT"/>
      </w:rPr>
      <w:t>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37A53" w14:textId="77777777" w:rsidR="00BD278D" w:rsidRDefault="00BD278D">
      <w:r>
        <w:separator/>
      </w:r>
    </w:p>
  </w:footnote>
  <w:footnote w:type="continuationSeparator" w:id="0">
    <w:p w14:paraId="2643C81D" w14:textId="77777777" w:rsidR="00BD278D" w:rsidRDefault="00BD27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B1A6A" w14:textId="77777777" w:rsidR="00390F68" w:rsidRDefault="00327B0C" w:rsidP="00170183">
    <w:pPr>
      <w:pStyle w:val="Cabealho"/>
    </w:pPr>
    <w:r>
      <w:rPr>
        <w:noProof/>
        <w:lang w:val="en-GB" w:eastAsia="en-GB"/>
      </w:rPr>
      <w:drawing>
        <wp:anchor distT="0" distB="0" distL="114300" distR="114300" simplePos="0" relativeHeight="251657728" behindDoc="0" locked="0" layoutInCell="1" allowOverlap="1" wp14:anchorId="690554AE" wp14:editId="0C8E75B3">
          <wp:simplePos x="0" y="0"/>
          <wp:positionH relativeFrom="column">
            <wp:posOffset>-862965</wp:posOffset>
          </wp:positionH>
          <wp:positionV relativeFrom="paragraph">
            <wp:posOffset>-226060</wp:posOffset>
          </wp:positionV>
          <wp:extent cx="2334895" cy="574040"/>
          <wp:effectExtent l="0" t="0" r="0" b="0"/>
          <wp:wrapThrough wrapText="bothSides">
            <wp:wrapPolygon edited="0">
              <wp:start x="0" y="0"/>
              <wp:lineTo x="0" y="12186"/>
              <wp:lineTo x="1410" y="19354"/>
              <wp:lineTo x="1586" y="20788"/>
              <wp:lineTo x="2820" y="20788"/>
              <wp:lineTo x="3701" y="19354"/>
              <wp:lineTo x="21148" y="12186"/>
              <wp:lineTo x="21500" y="5735"/>
              <wp:lineTo x="18680" y="4301"/>
              <wp:lineTo x="4406" y="0"/>
              <wp:lineTo x="0" y="0"/>
            </wp:wrapPolygon>
          </wp:wrapThrough>
          <wp:docPr id="2" name="Picture 2" descr="IST_C_RGB_P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ST_C_RGB_P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776" t="36089" r="5882" b="34784"/>
                  <a:stretch>
                    <a:fillRect/>
                  </a:stretch>
                </pic:blipFill>
                <pic:spPr bwMode="auto">
                  <a:xfrm>
                    <a:off x="0" y="0"/>
                    <a:ext cx="2334895" cy="574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1264F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9AB21560"/>
    <w:lvl w:ilvl="0">
      <w:numFmt w:val="none"/>
      <w:lvlText w:val=""/>
      <w:lvlJc w:val="left"/>
      <w:pPr>
        <w:tabs>
          <w:tab w:val="num" w:pos="360"/>
        </w:tabs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EF29F9"/>
    <w:multiLevelType w:val="hybridMultilevel"/>
    <w:tmpl w:val="F66AFB8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C37B20"/>
    <w:multiLevelType w:val="hybridMultilevel"/>
    <w:tmpl w:val="9746DFB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B13A71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5A5273"/>
    <w:multiLevelType w:val="hybridMultilevel"/>
    <w:tmpl w:val="27ECE6D0"/>
    <w:lvl w:ilvl="0" w:tplc="0816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14D"/>
    <w:multiLevelType w:val="hybridMultilevel"/>
    <w:tmpl w:val="036ED368"/>
    <w:lvl w:ilvl="0" w:tplc="7AB28F38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863187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108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87E1B0E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9" w15:restartNumberingAfterBreak="0">
    <w:nsid w:val="3032335C"/>
    <w:multiLevelType w:val="hybridMultilevel"/>
    <w:tmpl w:val="FE78F14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36B4944"/>
    <w:multiLevelType w:val="multilevel"/>
    <w:tmpl w:val="713ED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55665A5"/>
    <w:multiLevelType w:val="multilevel"/>
    <w:tmpl w:val="58426492"/>
    <w:lvl w:ilvl="0">
      <w:numFmt w:val="none"/>
      <w:lvlText w:val=""/>
      <w:lvlJc w:val="left"/>
      <w:pPr>
        <w:tabs>
          <w:tab w:val="num" w:pos="360"/>
        </w:tabs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4D2109"/>
    <w:multiLevelType w:val="hybridMultilevel"/>
    <w:tmpl w:val="5D1EA39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3A8E17A4"/>
    <w:multiLevelType w:val="hybridMultilevel"/>
    <w:tmpl w:val="96220D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2EA5D3A">
      <w:start w:val="3"/>
      <w:numFmt w:val="decimal"/>
      <w:lvlText w:val="%2)"/>
      <w:lvlJc w:val="left"/>
      <w:pPr>
        <w:tabs>
          <w:tab w:val="num" w:pos="1520"/>
        </w:tabs>
        <w:ind w:left="1520" w:hanging="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E2C6784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40257C83"/>
    <w:multiLevelType w:val="multilevel"/>
    <w:tmpl w:val="AA76EA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406C3A70"/>
    <w:multiLevelType w:val="hybridMultilevel"/>
    <w:tmpl w:val="1F7C4F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D653B6"/>
    <w:multiLevelType w:val="multilevel"/>
    <w:tmpl w:val="8CD2EB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05D3D61"/>
    <w:multiLevelType w:val="hybridMultilevel"/>
    <w:tmpl w:val="4D76F69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5124158A"/>
    <w:multiLevelType w:val="hybridMultilevel"/>
    <w:tmpl w:val="62CC89F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3A519AA"/>
    <w:multiLevelType w:val="multilevel"/>
    <w:tmpl w:val="AA76EA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590D7EF7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5A177935"/>
    <w:multiLevelType w:val="hybridMultilevel"/>
    <w:tmpl w:val="5D1EA390"/>
    <w:lvl w:ilvl="0" w:tplc="0409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5A3F6925"/>
    <w:multiLevelType w:val="multilevel"/>
    <w:tmpl w:val="8CD2EBA0"/>
    <w:lvl w:ilvl="0">
      <w:start w:val="1"/>
      <w:numFmt w:val="bullet"/>
      <w:lvlText w:val=""/>
      <w:lvlJc w:val="left"/>
      <w:pPr>
        <w:tabs>
          <w:tab w:val="num" w:pos="580"/>
        </w:tabs>
        <w:ind w:left="58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tabs>
          <w:tab w:val="num" w:pos="1300"/>
        </w:tabs>
        <w:ind w:left="1300" w:hanging="360"/>
      </w:pPr>
      <w:rPr>
        <w:rFonts w:ascii="TrebuchetMS-Italic" w:hAnsi="TrebuchetMS-Italic" w:hint="default"/>
        <w:i/>
        <w:sz w:val="26"/>
      </w:rPr>
    </w:lvl>
    <w:lvl w:ilvl="2" w:tentative="1">
      <w:start w:val="1"/>
      <w:numFmt w:val="lowerRoman"/>
      <w:lvlText w:val="%3."/>
      <w:lvlJc w:val="right"/>
      <w:pPr>
        <w:tabs>
          <w:tab w:val="num" w:pos="2020"/>
        </w:tabs>
        <w:ind w:left="2020" w:hanging="180"/>
      </w:pPr>
    </w:lvl>
    <w:lvl w:ilvl="3" w:tentative="1">
      <w:start w:val="1"/>
      <w:numFmt w:val="decimal"/>
      <w:lvlText w:val="%4."/>
      <w:lvlJc w:val="left"/>
      <w:pPr>
        <w:tabs>
          <w:tab w:val="num" w:pos="2740"/>
        </w:tabs>
        <w:ind w:left="27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460"/>
        </w:tabs>
        <w:ind w:left="34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180"/>
        </w:tabs>
        <w:ind w:left="4180" w:hanging="180"/>
      </w:pPr>
    </w:lvl>
    <w:lvl w:ilvl="6" w:tentative="1">
      <w:start w:val="1"/>
      <w:numFmt w:val="decimal"/>
      <w:lvlText w:val="%7."/>
      <w:lvlJc w:val="left"/>
      <w:pPr>
        <w:tabs>
          <w:tab w:val="num" w:pos="4900"/>
        </w:tabs>
        <w:ind w:left="49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620"/>
        </w:tabs>
        <w:ind w:left="56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340"/>
        </w:tabs>
        <w:ind w:left="6340" w:hanging="180"/>
      </w:pPr>
    </w:lvl>
  </w:abstractNum>
  <w:abstractNum w:abstractNumId="24" w15:restartNumberingAfterBreak="0">
    <w:nsid w:val="5AF35404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5E522A3A"/>
    <w:multiLevelType w:val="hybridMultilevel"/>
    <w:tmpl w:val="8E805314"/>
    <w:lvl w:ilvl="0" w:tplc="2B641F34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F9F45532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643E670A"/>
    <w:multiLevelType w:val="multilevel"/>
    <w:tmpl w:val="289C37C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7" w15:restartNumberingAfterBreak="0">
    <w:nsid w:val="653C75A0"/>
    <w:multiLevelType w:val="hybridMultilevel"/>
    <w:tmpl w:val="B21C68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16037B2"/>
    <w:multiLevelType w:val="multilevel"/>
    <w:tmpl w:val="850A483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9" w15:restartNumberingAfterBreak="0">
    <w:nsid w:val="7E6A740D"/>
    <w:multiLevelType w:val="hybridMultilevel"/>
    <w:tmpl w:val="829C435A"/>
    <w:lvl w:ilvl="0" w:tplc="08160017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6C3F0F"/>
    <w:multiLevelType w:val="hybridMultilevel"/>
    <w:tmpl w:val="A20C1BAA"/>
    <w:lvl w:ilvl="0" w:tplc="04090011">
      <w:start w:val="2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76047627">
    <w:abstractNumId w:val="8"/>
  </w:num>
  <w:num w:numId="2" w16cid:durableId="482544686">
    <w:abstractNumId w:val="18"/>
  </w:num>
  <w:num w:numId="3" w16cid:durableId="1118791531">
    <w:abstractNumId w:val="27"/>
  </w:num>
  <w:num w:numId="4" w16cid:durableId="130252368">
    <w:abstractNumId w:val="13"/>
  </w:num>
  <w:num w:numId="5" w16cid:durableId="6291912">
    <w:abstractNumId w:val="22"/>
  </w:num>
  <w:num w:numId="6" w16cid:durableId="681006223">
    <w:abstractNumId w:val="19"/>
  </w:num>
  <w:num w:numId="7" w16cid:durableId="557981622">
    <w:abstractNumId w:val="4"/>
  </w:num>
  <w:num w:numId="8" w16cid:durableId="724530672">
    <w:abstractNumId w:val="9"/>
  </w:num>
  <w:num w:numId="9" w16cid:durableId="886137313">
    <w:abstractNumId w:val="21"/>
  </w:num>
  <w:num w:numId="10" w16cid:durableId="474034652">
    <w:abstractNumId w:val="24"/>
  </w:num>
  <w:num w:numId="11" w16cid:durableId="1913613985">
    <w:abstractNumId w:val="26"/>
  </w:num>
  <w:num w:numId="12" w16cid:durableId="959385916">
    <w:abstractNumId w:val="14"/>
  </w:num>
  <w:num w:numId="13" w16cid:durableId="106510242">
    <w:abstractNumId w:val="3"/>
  </w:num>
  <w:num w:numId="14" w16cid:durableId="1032461058">
    <w:abstractNumId w:val="30"/>
  </w:num>
  <w:num w:numId="15" w16cid:durableId="674766277">
    <w:abstractNumId w:val="1"/>
  </w:num>
  <w:num w:numId="16" w16cid:durableId="842166247">
    <w:abstractNumId w:val="11"/>
  </w:num>
  <w:num w:numId="17" w16cid:durableId="886185672">
    <w:abstractNumId w:val="17"/>
  </w:num>
  <w:num w:numId="18" w16cid:durableId="1053845082">
    <w:abstractNumId w:val="23"/>
  </w:num>
  <w:num w:numId="19" w16cid:durableId="1785923565">
    <w:abstractNumId w:val="7"/>
  </w:num>
  <w:num w:numId="20" w16cid:durableId="290281465">
    <w:abstractNumId w:val="20"/>
  </w:num>
  <w:num w:numId="21" w16cid:durableId="1523393434">
    <w:abstractNumId w:val="15"/>
  </w:num>
  <w:num w:numId="22" w16cid:durableId="278531564">
    <w:abstractNumId w:val="28"/>
  </w:num>
  <w:num w:numId="23" w16cid:durableId="167064278">
    <w:abstractNumId w:val="12"/>
  </w:num>
  <w:num w:numId="24" w16cid:durableId="568542286">
    <w:abstractNumId w:val="16"/>
  </w:num>
  <w:num w:numId="25" w16cid:durableId="1140685319">
    <w:abstractNumId w:val="2"/>
  </w:num>
  <w:num w:numId="26" w16cid:durableId="2028751270">
    <w:abstractNumId w:val="10"/>
  </w:num>
  <w:num w:numId="27" w16cid:durableId="1774277179">
    <w:abstractNumId w:val="25"/>
  </w:num>
  <w:num w:numId="28" w16cid:durableId="908148641">
    <w:abstractNumId w:val="0"/>
  </w:num>
  <w:num w:numId="29" w16cid:durableId="851530951">
    <w:abstractNumId w:val="29"/>
  </w:num>
  <w:num w:numId="30" w16cid:durableId="1527794123">
    <w:abstractNumId w:val="5"/>
  </w:num>
  <w:num w:numId="31" w16cid:durableId="1280914316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ta Rebelo Valente">
    <w15:presenceInfo w15:providerId="None" w15:userId="Marta Rebelo Valent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embedSystemFonts/>
  <w:proofState w:spelling="clean"/>
  <w:trackRevisions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479"/>
    <w:rsid w:val="000025FA"/>
    <w:rsid w:val="00026574"/>
    <w:rsid w:val="00035B39"/>
    <w:rsid w:val="00040856"/>
    <w:rsid w:val="00044A00"/>
    <w:rsid w:val="00055E59"/>
    <w:rsid w:val="00071342"/>
    <w:rsid w:val="00081753"/>
    <w:rsid w:val="0009007D"/>
    <w:rsid w:val="00091DC9"/>
    <w:rsid w:val="000A2A67"/>
    <w:rsid w:val="000A4BAD"/>
    <w:rsid w:val="000B1DE9"/>
    <w:rsid w:val="000B2D00"/>
    <w:rsid w:val="000B3763"/>
    <w:rsid w:val="000C4804"/>
    <w:rsid w:val="000F2D76"/>
    <w:rsid w:val="000F5D9A"/>
    <w:rsid w:val="00115EF0"/>
    <w:rsid w:val="001176B8"/>
    <w:rsid w:val="001306F7"/>
    <w:rsid w:val="00141590"/>
    <w:rsid w:val="00141EB8"/>
    <w:rsid w:val="001534EF"/>
    <w:rsid w:val="001564D8"/>
    <w:rsid w:val="00170183"/>
    <w:rsid w:val="001751C9"/>
    <w:rsid w:val="001808BD"/>
    <w:rsid w:val="00182F4A"/>
    <w:rsid w:val="001861B9"/>
    <w:rsid w:val="001901FC"/>
    <w:rsid w:val="00195DDB"/>
    <w:rsid w:val="001A4BCF"/>
    <w:rsid w:val="001B2D80"/>
    <w:rsid w:val="001C14AD"/>
    <w:rsid w:val="001F05FF"/>
    <w:rsid w:val="00217E10"/>
    <w:rsid w:val="00233B82"/>
    <w:rsid w:val="002355AA"/>
    <w:rsid w:val="002374AC"/>
    <w:rsid w:val="00257A2D"/>
    <w:rsid w:val="00283D3B"/>
    <w:rsid w:val="002943BC"/>
    <w:rsid w:val="002B2919"/>
    <w:rsid w:val="002B6F90"/>
    <w:rsid w:val="002E4829"/>
    <w:rsid w:val="002E6B82"/>
    <w:rsid w:val="00327B0C"/>
    <w:rsid w:val="00327CA4"/>
    <w:rsid w:val="0034161C"/>
    <w:rsid w:val="00343B77"/>
    <w:rsid w:val="00356014"/>
    <w:rsid w:val="00356EDB"/>
    <w:rsid w:val="003612AD"/>
    <w:rsid w:val="0036373E"/>
    <w:rsid w:val="00373098"/>
    <w:rsid w:val="00390F68"/>
    <w:rsid w:val="00394AFD"/>
    <w:rsid w:val="003A7E40"/>
    <w:rsid w:val="003B2937"/>
    <w:rsid w:val="003C3711"/>
    <w:rsid w:val="003E0B28"/>
    <w:rsid w:val="003E6CAD"/>
    <w:rsid w:val="00411090"/>
    <w:rsid w:val="00421121"/>
    <w:rsid w:val="00425E14"/>
    <w:rsid w:val="00440144"/>
    <w:rsid w:val="00447C22"/>
    <w:rsid w:val="00453AB9"/>
    <w:rsid w:val="004625AE"/>
    <w:rsid w:val="00463DDE"/>
    <w:rsid w:val="00496FBA"/>
    <w:rsid w:val="004979E3"/>
    <w:rsid w:val="004B1604"/>
    <w:rsid w:val="004B67CB"/>
    <w:rsid w:val="004B7635"/>
    <w:rsid w:val="004C2E62"/>
    <w:rsid w:val="004D2833"/>
    <w:rsid w:val="004E6B8E"/>
    <w:rsid w:val="004E6BA2"/>
    <w:rsid w:val="00500073"/>
    <w:rsid w:val="005204C8"/>
    <w:rsid w:val="00554570"/>
    <w:rsid w:val="00573A46"/>
    <w:rsid w:val="00573F9C"/>
    <w:rsid w:val="005A39F7"/>
    <w:rsid w:val="005B61AF"/>
    <w:rsid w:val="005C16B9"/>
    <w:rsid w:val="005D4795"/>
    <w:rsid w:val="00636111"/>
    <w:rsid w:val="006369A8"/>
    <w:rsid w:val="00653411"/>
    <w:rsid w:val="00662924"/>
    <w:rsid w:val="00673C19"/>
    <w:rsid w:val="00676E4C"/>
    <w:rsid w:val="00677787"/>
    <w:rsid w:val="006922A0"/>
    <w:rsid w:val="006934EE"/>
    <w:rsid w:val="006A3BB9"/>
    <w:rsid w:val="006B3559"/>
    <w:rsid w:val="006C04ED"/>
    <w:rsid w:val="006C3612"/>
    <w:rsid w:val="006F479F"/>
    <w:rsid w:val="00732501"/>
    <w:rsid w:val="00737E03"/>
    <w:rsid w:val="0074015C"/>
    <w:rsid w:val="00741B3E"/>
    <w:rsid w:val="00751F80"/>
    <w:rsid w:val="00753AD8"/>
    <w:rsid w:val="0078404F"/>
    <w:rsid w:val="00786479"/>
    <w:rsid w:val="0079637A"/>
    <w:rsid w:val="0079782D"/>
    <w:rsid w:val="007B2DB7"/>
    <w:rsid w:val="007C7A08"/>
    <w:rsid w:val="007D3E04"/>
    <w:rsid w:val="007D51CD"/>
    <w:rsid w:val="007E15EE"/>
    <w:rsid w:val="0081199D"/>
    <w:rsid w:val="00816C8A"/>
    <w:rsid w:val="00825F77"/>
    <w:rsid w:val="00826D05"/>
    <w:rsid w:val="008362E6"/>
    <w:rsid w:val="00847CCE"/>
    <w:rsid w:val="0085072C"/>
    <w:rsid w:val="00850C0F"/>
    <w:rsid w:val="00857611"/>
    <w:rsid w:val="008653FC"/>
    <w:rsid w:val="0087747F"/>
    <w:rsid w:val="00877D17"/>
    <w:rsid w:val="008803B3"/>
    <w:rsid w:val="008A391F"/>
    <w:rsid w:val="008A4958"/>
    <w:rsid w:val="008B3FBA"/>
    <w:rsid w:val="008C00F6"/>
    <w:rsid w:val="008D269C"/>
    <w:rsid w:val="008D27CC"/>
    <w:rsid w:val="008D5E2C"/>
    <w:rsid w:val="008E0111"/>
    <w:rsid w:val="008E7FD4"/>
    <w:rsid w:val="008F3E03"/>
    <w:rsid w:val="008F5615"/>
    <w:rsid w:val="008F7919"/>
    <w:rsid w:val="00905215"/>
    <w:rsid w:val="00957789"/>
    <w:rsid w:val="00971994"/>
    <w:rsid w:val="009771C6"/>
    <w:rsid w:val="00981349"/>
    <w:rsid w:val="00995E03"/>
    <w:rsid w:val="009C3842"/>
    <w:rsid w:val="009D5008"/>
    <w:rsid w:val="009E5633"/>
    <w:rsid w:val="009F1F8F"/>
    <w:rsid w:val="00A02730"/>
    <w:rsid w:val="00A074BA"/>
    <w:rsid w:val="00A34727"/>
    <w:rsid w:val="00A60909"/>
    <w:rsid w:val="00A70FEC"/>
    <w:rsid w:val="00A912B5"/>
    <w:rsid w:val="00AA2B14"/>
    <w:rsid w:val="00AB631B"/>
    <w:rsid w:val="00AD3CFD"/>
    <w:rsid w:val="00AE5A98"/>
    <w:rsid w:val="00B009ED"/>
    <w:rsid w:val="00B14A90"/>
    <w:rsid w:val="00B33AB0"/>
    <w:rsid w:val="00B479D9"/>
    <w:rsid w:val="00B8296D"/>
    <w:rsid w:val="00B843FA"/>
    <w:rsid w:val="00BA6BE0"/>
    <w:rsid w:val="00BC57BD"/>
    <w:rsid w:val="00BC6106"/>
    <w:rsid w:val="00BD278D"/>
    <w:rsid w:val="00BF0A24"/>
    <w:rsid w:val="00BF7AB0"/>
    <w:rsid w:val="00C01871"/>
    <w:rsid w:val="00C30574"/>
    <w:rsid w:val="00C34D01"/>
    <w:rsid w:val="00C3680C"/>
    <w:rsid w:val="00C40B10"/>
    <w:rsid w:val="00C4716D"/>
    <w:rsid w:val="00C561B8"/>
    <w:rsid w:val="00C928F4"/>
    <w:rsid w:val="00C9598D"/>
    <w:rsid w:val="00CD532B"/>
    <w:rsid w:val="00CD581A"/>
    <w:rsid w:val="00CE306A"/>
    <w:rsid w:val="00CF687B"/>
    <w:rsid w:val="00D15836"/>
    <w:rsid w:val="00D521AC"/>
    <w:rsid w:val="00D52C32"/>
    <w:rsid w:val="00DA410A"/>
    <w:rsid w:val="00DC21B7"/>
    <w:rsid w:val="00DE79DD"/>
    <w:rsid w:val="00DF1503"/>
    <w:rsid w:val="00E43909"/>
    <w:rsid w:val="00E52E15"/>
    <w:rsid w:val="00E556B3"/>
    <w:rsid w:val="00E728B9"/>
    <w:rsid w:val="00E82912"/>
    <w:rsid w:val="00E9014D"/>
    <w:rsid w:val="00EB5FC4"/>
    <w:rsid w:val="00EE4697"/>
    <w:rsid w:val="00EF1CB0"/>
    <w:rsid w:val="00EF294F"/>
    <w:rsid w:val="00EF451A"/>
    <w:rsid w:val="00F06896"/>
    <w:rsid w:val="00F1090B"/>
    <w:rsid w:val="00F22F50"/>
    <w:rsid w:val="00F25AAD"/>
    <w:rsid w:val="00F447BA"/>
    <w:rsid w:val="00F8689C"/>
    <w:rsid w:val="00F947C6"/>
    <w:rsid w:val="00FB7A42"/>
    <w:rsid w:val="00FC2AD7"/>
    <w:rsid w:val="00FD009D"/>
    <w:rsid w:val="00FD5F18"/>
    <w:rsid w:val="00FE7270"/>
    <w:rsid w:val="00FE7490"/>
    <w:rsid w:val="00FF1D39"/>
    <w:rsid w:val="00FF4A42"/>
    <w:rsid w:val="00FF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9E28E4E"/>
  <w15:chartTrackingRefBased/>
  <w15:docId w15:val="{62A41709-F4E0-42C4-8E4C-EE400680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pPr>
      <w:jc w:val="center"/>
    </w:pPr>
    <w:rPr>
      <w:b/>
    </w:rPr>
  </w:style>
  <w:style w:type="paragraph" w:styleId="Corpodetexto">
    <w:name w:val="Body Text"/>
    <w:basedOn w:val="Normal"/>
    <w:pPr>
      <w:jc w:val="both"/>
    </w:pPr>
    <w:rPr>
      <w:lang w:val="pt-PT"/>
    </w:rPr>
  </w:style>
  <w:style w:type="paragraph" w:styleId="Textodenotaderodap">
    <w:name w:val="footnote text"/>
    <w:basedOn w:val="Normal"/>
  </w:style>
  <w:style w:type="character" w:styleId="Refdenotaderodap">
    <w:name w:val="footnote reference"/>
    <w:rPr>
      <w:vertAlign w:val="superscript"/>
    </w:r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Tipodeletrapredefinidodopargrafo"/>
  </w:style>
  <w:style w:type="paragraph" w:styleId="Cabealho">
    <w:name w:val="header"/>
    <w:basedOn w:val="Normal"/>
    <w:link w:val="CabealhoCarter"/>
    <w:uiPriority w:val="99"/>
    <w:pPr>
      <w:tabs>
        <w:tab w:val="center" w:pos="4320"/>
        <w:tab w:val="right" w:pos="8640"/>
      </w:tabs>
    </w:pPr>
  </w:style>
  <w:style w:type="paragraph" w:styleId="Textodebalo">
    <w:name w:val="Balloon Text"/>
    <w:basedOn w:val="Normal"/>
    <w:semiHidden/>
    <w:rsid w:val="00016338"/>
    <w:rPr>
      <w:rFonts w:ascii="Lucida Grande" w:hAnsi="Lucida Grande"/>
      <w:sz w:val="18"/>
      <w:szCs w:val="18"/>
    </w:rPr>
  </w:style>
  <w:style w:type="character" w:customStyle="1" w:styleId="CabealhoCarter">
    <w:name w:val="Cabeçalho Caráter"/>
    <w:link w:val="Cabealho"/>
    <w:uiPriority w:val="99"/>
    <w:rsid w:val="00D15836"/>
    <w:rPr>
      <w:sz w:val="24"/>
      <w:lang w:val="en-US" w:eastAsia="en-US"/>
    </w:rPr>
  </w:style>
  <w:style w:type="paragraph" w:customStyle="1" w:styleId="ColorfulList-Accent11">
    <w:name w:val="Colorful List - Accent 11"/>
    <w:basedOn w:val="Normal"/>
    <w:uiPriority w:val="72"/>
    <w:qFormat/>
    <w:rsid w:val="006934EE"/>
    <w:pPr>
      <w:ind w:left="708"/>
    </w:pPr>
  </w:style>
  <w:style w:type="character" w:styleId="nfase">
    <w:name w:val="Emphasis"/>
    <w:basedOn w:val="Tipodeletrapredefinidodopargrafo"/>
    <w:uiPriority w:val="20"/>
    <w:qFormat/>
    <w:rsid w:val="00E82912"/>
    <w:rPr>
      <w:i/>
      <w:iCs/>
    </w:rPr>
  </w:style>
  <w:style w:type="character" w:styleId="TextodoMarcadordePosio">
    <w:name w:val="Placeholder Text"/>
    <w:basedOn w:val="Tipodeletrapredefinidodopargrafo"/>
    <w:uiPriority w:val="99"/>
    <w:unhideWhenUsed/>
    <w:rsid w:val="00A0273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E5633"/>
    <w:pPr>
      <w:spacing w:before="100" w:beforeAutospacing="1" w:after="100" w:afterAutospacing="1"/>
    </w:pPr>
    <w:rPr>
      <w:rFonts w:ascii="Times New Roman" w:eastAsia="Times New Roman" w:hAnsi="Times New Roman"/>
      <w:szCs w:val="24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26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wmf"/><Relationship Id="rId84" Type="http://schemas.openxmlformats.org/officeDocument/2006/relationships/oleObject" Target="embeddings/oleObject38.bin"/><Relationship Id="rId89" Type="http://schemas.openxmlformats.org/officeDocument/2006/relationships/oleObject" Target="embeddings/oleObject40.bin"/><Relationship Id="rId112" Type="http://schemas.openxmlformats.org/officeDocument/2006/relationships/oleObject" Target="embeddings/oleObject49.bin"/><Relationship Id="rId16" Type="http://schemas.openxmlformats.org/officeDocument/2006/relationships/image" Target="media/image6.wmf"/><Relationship Id="rId107" Type="http://schemas.openxmlformats.org/officeDocument/2006/relationships/image" Target="media/image54.wmf"/><Relationship Id="rId11" Type="http://schemas.openxmlformats.org/officeDocument/2006/relationships/image" Target="media/image3.png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2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50.wmf"/><Relationship Id="rId123" Type="http://schemas.openxmlformats.org/officeDocument/2006/relationships/oleObject" Target="embeddings/oleObject55.bin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43.wmf"/><Relationship Id="rId95" Type="http://schemas.openxmlformats.org/officeDocument/2006/relationships/image" Target="media/image46.wmf"/><Relationship Id="rId22" Type="http://schemas.openxmlformats.org/officeDocument/2006/relationships/image" Target="media/image9.png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image" Target="media/image30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7.wmf"/><Relationship Id="rId118" Type="http://schemas.openxmlformats.org/officeDocument/2006/relationships/image" Target="media/image59.wmf"/><Relationship Id="rId80" Type="http://schemas.openxmlformats.org/officeDocument/2006/relationships/image" Target="media/image38.wmf"/><Relationship Id="rId85" Type="http://schemas.openxmlformats.org/officeDocument/2006/relationships/image" Target="media/image40.wmf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6.bin"/><Relationship Id="rId108" Type="http://schemas.openxmlformats.org/officeDocument/2006/relationships/oleObject" Target="embeddings/oleObject47.bin"/><Relationship Id="rId124" Type="http://schemas.openxmlformats.org/officeDocument/2006/relationships/oleObject" Target="embeddings/oleObject56.bin"/><Relationship Id="rId129" Type="http://schemas.openxmlformats.org/officeDocument/2006/relationships/footer" Target="footer2.xml"/><Relationship Id="rId54" Type="http://schemas.openxmlformats.org/officeDocument/2006/relationships/image" Target="media/image25.wmf"/><Relationship Id="rId70" Type="http://schemas.openxmlformats.org/officeDocument/2006/relationships/image" Target="media/image33.e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oleObject" Target="embeddings/oleObject4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0.bin"/><Relationship Id="rId119" Type="http://schemas.openxmlformats.org/officeDocument/2006/relationships/oleObject" Target="embeddings/oleObject52.bin"/><Relationship Id="rId44" Type="http://schemas.openxmlformats.org/officeDocument/2006/relationships/image" Target="media/image20.wmf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oleObject" Target="embeddings/oleObject39.bin"/><Relationship Id="rId13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5.wmf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04" Type="http://schemas.openxmlformats.org/officeDocument/2006/relationships/image" Target="media/image51.png"/><Relationship Id="rId120" Type="http://schemas.openxmlformats.org/officeDocument/2006/relationships/oleObject" Target="embeddings/oleObject53.bin"/><Relationship Id="rId125" Type="http://schemas.openxmlformats.org/officeDocument/2006/relationships/oleObject" Target="embeddings/oleObject57.bin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7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1.emf"/><Relationship Id="rId110" Type="http://schemas.openxmlformats.org/officeDocument/2006/relationships/oleObject" Target="embeddings/oleObject48.bin"/><Relationship Id="rId115" Type="http://schemas.openxmlformats.org/officeDocument/2006/relationships/hyperlink" Target="http://lfx4.ist.utl.pt/FisExp/ManualLab_v0.pdf" TargetMode="External"/><Relationship Id="rId131" Type="http://schemas.microsoft.com/office/2011/relationships/people" Target="people.xml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2.png"/><Relationship Id="rId126" Type="http://schemas.openxmlformats.org/officeDocument/2006/relationships/oleObject" Target="embeddings/oleObject58.bin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4.bin"/><Relationship Id="rId3" Type="http://schemas.openxmlformats.org/officeDocument/2006/relationships/styles" Target="styles.xml"/><Relationship Id="rId25" Type="http://schemas.openxmlformats.org/officeDocument/2006/relationships/image" Target="media/image11.wmf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8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image" Target="media/image42.wmf"/><Relationship Id="rId111" Type="http://schemas.openxmlformats.org/officeDocument/2006/relationships/image" Target="media/image56.wmf"/><Relationship Id="rId132" Type="http://schemas.openxmlformats.org/officeDocument/2006/relationships/theme" Target="theme/theme1.xml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53.emf"/><Relationship Id="rId127" Type="http://schemas.openxmlformats.org/officeDocument/2006/relationships/header" Target="header1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5.wmf"/><Relationship Id="rId78" Type="http://schemas.openxmlformats.org/officeDocument/2006/relationships/image" Target="media/image37.e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emf"/><Relationship Id="rId122" Type="http://schemas.openxmlformats.org/officeDocument/2006/relationships/image" Target="media/image60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26" Type="http://schemas.openxmlformats.org/officeDocument/2006/relationships/oleObject" Target="embeddings/oleObject8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CCF11-B650-4169-BB9B-18F30099B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17</Pages>
  <Words>3338</Words>
  <Characters>18030</Characters>
  <Application>Microsoft Office Word</Application>
  <DocSecurity>0</DocSecurity>
  <Lines>150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Mecânica e Ondas</vt:lpstr>
      <vt:lpstr>Mecânica e Ondas</vt:lpstr>
    </vt:vector>
  </TitlesOfParts>
  <Company>.</Company>
  <LinksUpToDate>false</LinksUpToDate>
  <CharactersWithSpaces>21326</CharactersWithSpaces>
  <SharedDoc>false</SharedDoc>
  <HLinks>
    <vt:vector size="6" baseType="variant">
      <vt:variant>
        <vt:i4>4194348</vt:i4>
      </vt:variant>
      <vt:variant>
        <vt:i4>150</vt:i4>
      </vt:variant>
      <vt:variant>
        <vt:i4>0</vt:i4>
      </vt:variant>
      <vt:variant>
        <vt:i4>5</vt:i4>
      </vt:variant>
      <vt:variant>
        <vt:lpwstr>http://lfx4.ist.utl.pt/FisExp/ManualLab_v0.pdf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Mecânica e Ondas</dc:title>
  <dc:subject/>
  <dc:creator>Pedro Sebastião</dc:creator>
  <cp:keywords/>
  <cp:lastModifiedBy>Marta Rebelo Valente</cp:lastModifiedBy>
  <cp:revision>127</cp:revision>
  <cp:lastPrinted>2016-11-07T12:12:00Z</cp:lastPrinted>
  <dcterms:created xsi:type="dcterms:W3CDTF">2022-03-30T22:43:00Z</dcterms:created>
  <dcterms:modified xsi:type="dcterms:W3CDTF">2022-04-07T09:31:00Z</dcterms:modified>
</cp:coreProperties>
</file>